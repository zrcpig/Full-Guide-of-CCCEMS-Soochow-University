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0D2315" w14:textId="77777777" w:rsidR="00B9376D" w:rsidRPr="00F906EE" w:rsidRDefault="0062357E">
      <w:pPr>
        <w:rPr>
          <w:rFonts w:ascii="Times New Roman" w:hAnsi="Times New Roman" w:cs="Times New Roman"/>
          <w:b/>
          <w:sz w:val="24"/>
          <w:szCs w:val="24"/>
        </w:rPr>
      </w:pPr>
      <w:r w:rsidRPr="00F906EE">
        <w:rPr>
          <w:rFonts w:ascii="Times New Roman" w:hAnsi="Times New Roman" w:cs="Times New Roman"/>
          <w:b/>
          <w:sz w:val="24"/>
          <w:szCs w:val="24"/>
        </w:rPr>
        <w:t>Key to Writing Awareness</w:t>
      </w:r>
    </w:p>
    <w:p w14:paraId="5007B50B" w14:textId="77777777" w:rsidR="0062357E" w:rsidRPr="00FC3448" w:rsidRDefault="007F2A9F" w:rsidP="0062357E">
      <w:pPr>
        <w:rPr>
          <w:rFonts w:ascii="Times New Roman" w:hAnsi="Times New Roman" w:cs="Times New Roman"/>
          <w:sz w:val="24"/>
          <w:szCs w:val="24"/>
        </w:rPr>
      </w:pPr>
      <w:r w:rsidRPr="00FC3448">
        <w:rPr>
          <w:rFonts w:ascii="Times New Roman" w:hAnsi="Times New Roman" w:cs="Times New Roman"/>
          <w:sz w:val="24"/>
          <w:szCs w:val="24"/>
        </w:rPr>
        <w:t>3</w:t>
      </w:r>
      <w:r w:rsidR="0062357E" w:rsidRPr="00FC3448">
        <w:rPr>
          <w:rFonts w:ascii="Times New Roman" w:hAnsi="Times New Roman" w:cs="Times New Roman"/>
          <w:sz w:val="24"/>
          <w:szCs w:val="24"/>
        </w:rPr>
        <w:t xml:space="preserve">.5.1 Read the following two texts and tell which one is addressed to coworkers, which one is addressed to management, then compare from </w:t>
      </w:r>
      <w:r w:rsidR="00F60EA8" w:rsidRPr="00FC3448">
        <w:rPr>
          <w:rFonts w:ascii="Times New Roman" w:hAnsi="Times New Roman" w:cs="Times New Roman"/>
          <w:sz w:val="24"/>
          <w:szCs w:val="24"/>
        </w:rPr>
        <w:t>what the writer said about the subject and how he said it.</w:t>
      </w:r>
    </w:p>
    <w:p w14:paraId="52B94DB9" w14:textId="77777777" w:rsidR="0062357E" w:rsidRPr="00FC3448" w:rsidRDefault="0062357E">
      <w:pPr>
        <w:rPr>
          <w:rFonts w:ascii="Times New Roman" w:hAnsi="Times New Roman" w:cs="Times New Roman"/>
          <w:sz w:val="24"/>
          <w:szCs w:val="24"/>
        </w:rPr>
      </w:pPr>
      <w:r w:rsidRPr="00FC3448">
        <w:rPr>
          <w:rFonts w:ascii="Times New Roman" w:hAnsi="Times New Roman" w:cs="Times New Roman"/>
          <w:sz w:val="24"/>
          <w:szCs w:val="24"/>
        </w:rPr>
        <w:t>1) Audience:   to coworkers</w:t>
      </w:r>
    </w:p>
    <w:p w14:paraId="29E78D2C" w14:textId="77777777" w:rsidR="0062357E" w:rsidRPr="00FC3448" w:rsidRDefault="0062357E">
      <w:pPr>
        <w:rPr>
          <w:rFonts w:ascii="Times New Roman" w:hAnsi="Times New Roman" w:cs="Times New Roman"/>
          <w:sz w:val="24"/>
          <w:szCs w:val="24"/>
        </w:rPr>
      </w:pPr>
      <w:r w:rsidRPr="00FC3448">
        <w:rPr>
          <w:rFonts w:ascii="Times New Roman" w:hAnsi="Times New Roman" w:cs="Times New Roman"/>
          <w:sz w:val="24"/>
          <w:szCs w:val="24"/>
        </w:rPr>
        <w:t xml:space="preserve">  Massage:  how employees could handle recycling; no mention of costs</w:t>
      </w:r>
    </w:p>
    <w:p w14:paraId="331F9818" w14:textId="77777777" w:rsidR="0062357E" w:rsidRPr="00FC3448" w:rsidRDefault="0062357E">
      <w:pPr>
        <w:rPr>
          <w:rFonts w:ascii="Times New Roman" w:hAnsi="Times New Roman" w:cs="Times New Roman"/>
          <w:sz w:val="24"/>
          <w:szCs w:val="24"/>
        </w:rPr>
      </w:pPr>
      <w:r w:rsidRPr="00FC3448">
        <w:rPr>
          <w:rFonts w:ascii="Times New Roman" w:hAnsi="Times New Roman" w:cs="Times New Roman"/>
          <w:sz w:val="24"/>
          <w:szCs w:val="24"/>
        </w:rPr>
        <w:t xml:space="preserve">  Tone: </w:t>
      </w:r>
      <w:r w:rsidR="006759DC" w:rsidRPr="00FC3448">
        <w:rPr>
          <w:rFonts w:ascii="Times New Roman" w:hAnsi="Times New Roman" w:cs="Times New Roman"/>
          <w:sz w:val="24"/>
          <w:szCs w:val="24"/>
        </w:rPr>
        <w:t xml:space="preserve"> informal, personal </w:t>
      </w:r>
    </w:p>
    <w:p w14:paraId="5E1A92A7" w14:textId="77777777" w:rsidR="0062357E" w:rsidRPr="00FC3448" w:rsidRDefault="0062357E" w:rsidP="0062357E">
      <w:pPr>
        <w:rPr>
          <w:rFonts w:ascii="Times New Roman" w:hAnsi="Times New Roman" w:cs="Times New Roman"/>
          <w:sz w:val="24"/>
          <w:szCs w:val="24"/>
        </w:rPr>
      </w:pPr>
      <w:r w:rsidRPr="00FC3448">
        <w:rPr>
          <w:rFonts w:ascii="Times New Roman" w:hAnsi="Times New Roman" w:cs="Times New Roman"/>
          <w:sz w:val="24"/>
          <w:szCs w:val="24"/>
        </w:rPr>
        <w:t>2) Audience:</w:t>
      </w:r>
      <w:r w:rsidR="006759DC" w:rsidRPr="00FC3448">
        <w:rPr>
          <w:rFonts w:ascii="Times New Roman" w:hAnsi="Times New Roman" w:cs="Times New Roman"/>
          <w:sz w:val="24"/>
          <w:szCs w:val="24"/>
        </w:rPr>
        <w:t xml:space="preserve">  to management</w:t>
      </w:r>
    </w:p>
    <w:p w14:paraId="3C790AE0" w14:textId="77777777" w:rsidR="0062357E" w:rsidRPr="00FC3448" w:rsidRDefault="0062357E" w:rsidP="006759DC">
      <w:pPr>
        <w:ind w:left="1440" w:hangingChars="600" w:hanging="1440"/>
        <w:rPr>
          <w:rFonts w:ascii="Times New Roman" w:hAnsi="Times New Roman" w:cs="Times New Roman"/>
          <w:sz w:val="24"/>
          <w:szCs w:val="24"/>
        </w:rPr>
      </w:pPr>
      <w:r w:rsidRPr="00FC3448">
        <w:rPr>
          <w:rFonts w:ascii="Times New Roman" w:hAnsi="Times New Roman" w:cs="Times New Roman"/>
          <w:sz w:val="24"/>
          <w:szCs w:val="24"/>
        </w:rPr>
        <w:t xml:space="preserve">  Massage:</w:t>
      </w:r>
      <w:r w:rsidR="006759DC" w:rsidRPr="00FC3448">
        <w:rPr>
          <w:rFonts w:ascii="Times New Roman" w:hAnsi="Times New Roman" w:cs="Times New Roman"/>
          <w:sz w:val="24"/>
          <w:szCs w:val="24"/>
        </w:rPr>
        <w:t xml:space="preserve">  specific reasons; view of company as a whole; reference to another company; problem of cost</w:t>
      </w:r>
    </w:p>
    <w:p w14:paraId="0AA31709" w14:textId="77777777" w:rsidR="0062357E" w:rsidRPr="00FC3448" w:rsidRDefault="006759DC" w:rsidP="0062357E">
      <w:pPr>
        <w:rPr>
          <w:rFonts w:ascii="Times New Roman" w:hAnsi="Times New Roman" w:cs="Times New Roman"/>
          <w:sz w:val="24"/>
          <w:szCs w:val="24"/>
        </w:rPr>
      </w:pPr>
      <w:r w:rsidRPr="00FC3448">
        <w:rPr>
          <w:rFonts w:ascii="Times New Roman" w:hAnsi="Times New Roman" w:cs="Times New Roman"/>
          <w:sz w:val="24"/>
          <w:szCs w:val="24"/>
        </w:rPr>
        <w:t xml:space="preserve">  </w:t>
      </w:r>
      <w:r w:rsidR="0062357E" w:rsidRPr="00FC3448">
        <w:rPr>
          <w:rFonts w:ascii="Times New Roman" w:hAnsi="Times New Roman" w:cs="Times New Roman"/>
          <w:sz w:val="24"/>
          <w:szCs w:val="24"/>
        </w:rPr>
        <w:t xml:space="preserve">Tone: </w:t>
      </w:r>
      <w:r w:rsidRPr="00FC3448">
        <w:rPr>
          <w:rFonts w:ascii="Times New Roman" w:hAnsi="Times New Roman" w:cs="Times New Roman"/>
          <w:sz w:val="24"/>
          <w:szCs w:val="24"/>
        </w:rPr>
        <w:t xml:space="preserve"> formal, serious</w:t>
      </w:r>
    </w:p>
    <w:p w14:paraId="2DB757B6" w14:textId="77777777" w:rsidR="0062357E" w:rsidRPr="00FC3448" w:rsidRDefault="0062357E">
      <w:pPr>
        <w:rPr>
          <w:rFonts w:ascii="Times New Roman" w:hAnsi="Times New Roman" w:cs="Times New Roman"/>
          <w:sz w:val="24"/>
          <w:szCs w:val="24"/>
        </w:rPr>
      </w:pPr>
    </w:p>
    <w:p w14:paraId="6DACB7BB" w14:textId="77777777" w:rsidR="006759DC" w:rsidRPr="00FC3448" w:rsidRDefault="007F2A9F" w:rsidP="006759DC">
      <w:pPr>
        <w:rPr>
          <w:rFonts w:ascii="Times New Roman" w:hAnsi="Times New Roman" w:cs="Times New Roman"/>
          <w:sz w:val="24"/>
          <w:szCs w:val="24"/>
        </w:rPr>
      </w:pPr>
      <w:r w:rsidRPr="00FC3448">
        <w:rPr>
          <w:rFonts w:ascii="Times New Roman" w:hAnsi="Times New Roman" w:cs="Times New Roman"/>
          <w:sz w:val="24"/>
          <w:szCs w:val="24"/>
        </w:rPr>
        <w:t>3</w:t>
      </w:r>
      <w:r w:rsidR="006759DC" w:rsidRPr="00FC3448">
        <w:rPr>
          <w:rFonts w:ascii="Times New Roman" w:hAnsi="Times New Roman" w:cs="Times New Roman"/>
          <w:sz w:val="24"/>
          <w:szCs w:val="24"/>
        </w:rPr>
        <w:t>.5.2 Read Attachment IV first, then point out the punctuation problems in the following sentences and correct them.</w:t>
      </w:r>
    </w:p>
    <w:p w14:paraId="1611803D"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1) People make history</w:t>
      </w:r>
      <w:commentRangeStart w:id="0"/>
      <w:r w:rsidRPr="00FC3448">
        <w:rPr>
          <w:rFonts w:ascii="Times New Roman" w:hAnsi="Times New Roman" w:cs="Times New Roman"/>
          <w:sz w:val="24"/>
          <w:szCs w:val="24"/>
          <w:highlight w:val="yellow"/>
        </w:rPr>
        <w:t>,</w:t>
      </w:r>
      <w:commentRangeEnd w:id="0"/>
      <w:r w:rsidR="00381CFC" w:rsidRPr="00FC3448">
        <w:rPr>
          <w:rStyle w:val="a7"/>
          <w:rFonts w:ascii="Times New Roman" w:hAnsi="Times New Roman" w:cs="Times New Roman"/>
          <w:sz w:val="24"/>
          <w:szCs w:val="24"/>
        </w:rPr>
        <w:commentReference w:id="0"/>
      </w:r>
      <w:r w:rsidRPr="00FC3448">
        <w:rPr>
          <w:rFonts w:ascii="Times New Roman" w:hAnsi="Times New Roman" w:cs="Times New Roman"/>
          <w:sz w:val="24"/>
          <w:szCs w:val="24"/>
        </w:rPr>
        <w:t xml:space="preserve"> unusual people make history interesting.</w:t>
      </w:r>
    </w:p>
    <w:p w14:paraId="38716F04"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2) We will go there</w:t>
      </w:r>
      <w:commentRangeStart w:id="1"/>
      <w:r w:rsidRPr="00FC3448">
        <w:rPr>
          <w:rFonts w:ascii="Times New Roman" w:hAnsi="Times New Roman" w:cs="Times New Roman"/>
          <w:sz w:val="24"/>
          <w:szCs w:val="24"/>
        </w:rPr>
        <w:t>,</w:t>
      </w:r>
      <w:commentRangeEnd w:id="1"/>
      <w:r w:rsidR="00381CFC" w:rsidRPr="00FC3448">
        <w:rPr>
          <w:rStyle w:val="a7"/>
          <w:rFonts w:ascii="Times New Roman" w:hAnsi="Times New Roman" w:cs="Times New Roman"/>
          <w:sz w:val="24"/>
          <w:szCs w:val="24"/>
        </w:rPr>
        <w:commentReference w:id="1"/>
      </w:r>
      <w:r w:rsidRPr="00FC3448">
        <w:rPr>
          <w:rFonts w:ascii="Times New Roman" w:hAnsi="Times New Roman" w:cs="Times New Roman"/>
          <w:sz w:val="24"/>
          <w:szCs w:val="24"/>
        </w:rPr>
        <w:t xml:space="preserve"> if it is fine tomorrow.</w:t>
      </w:r>
    </w:p>
    <w:p w14:paraId="72BCB189"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3) She thought what the teacher pointed out was right</w:t>
      </w:r>
      <w:commentRangeStart w:id="2"/>
      <w:r w:rsidRPr="00FC3448">
        <w:rPr>
          <w:rFonts w:ascii="Times New Roman" w:hAnsi="Times New Roman" w:cs="Times New Roman"/>
          <w:sz w:val="24"/>
          <w:szCs w:val="24"/>
        </w:rPr>
        <w:t>,</w:t>
      </w:r>
      <w:commentRangeEnd w:id="2"/>
      <w:r w:rsidR="00381CFC" w:rsidRPr="00FC3448">
        <w:rPr>
          <w:rStyle w:val="a7"/>
          <w:rFonts w:ascii="Times New Roman" w:hAnsi="Times New Roman" w:cs="Times New Roman"/>
          <w:sz w:val="24"/>
          <w:szCs w:val="24"/>
        </w:rPr>
        <w:commentReference w:id="2"/>
      </w:r>
      <w:r w:rsidRPr="00FC3448">
        <w:rPr>
          <w:rFonts w:ascii="Times New Roman" w:hAnsi="Times New Roman" w:cs="Times New Roman"/>
          <w:sz w:val="24"/>
          <w:szCs w:val="24"/>
        </w:rPr>
        <w:t xml:space="preserve"> however, she didn’t care.</w:t>
      </w:r>
    </w:p>
    <w:p w14:paraId="4BF3C0BE"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4) Young men like blue jeans</w:t>
      </w:r>
      <w:commentRangeStart w:id="3"/>
      <w:r w:rsidRPr="00FC3448">
        <w:rPr>
          <w:rFonts w:ascii="Times New Roman" w:hAnsi="Times New Roman" w:cs="Times New Roman"/>
          <w:sz w:val="24"/>
          <w:szCs w:val="24"/>
        </w:rPr>
        <w:t xml:space="preserve">, </w:t>
      </w:r>
      <w:commentRangeEnd w:id="3"/>
      <w:r w:rsidR="00381CFC" w:rsidRPr="00FC3448">
        <w:rPr>
          <w:rStyle w:val="a7"/>
          <w:rFonts w:ascii="Times New Roman" w:hAnsi="Times New Roman" w:cs="Times New Roman"/>
          <w:sz w:val="24"/>
          <w:szCs w:val="24"/>
        </w:rPr>
        <w:commentReference w:id="3"/>
      </w:r>
      <w:r w:rsidRPr="00FC3448">
        <w:rPr>
          <w:rFonts w:ascii="Times New Roman" w:hAnsi="Times New Roman" w:cs="Times New Roman"/>
          <w:sz w:val="24"/>
          <w:szCs w:val="24"/>
        </w:rPr>
        <w:t>they wear them all the time.</w:t>
      </w:r>
    </w:p>
    <w:p w14:paraId="6136091F"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 xml:space="preserve">5) While she is reading </w:t>
      </w:r>
      <w:commentRangeStart w:id="4"/>
      <w:r w:rsidRPr="00FC3448">
        <w:rPr>
          <w:rFonts w:ascii="Times New Roman" w:hAnsi="Times New Roman" w:cs="Times New Roman"/>
          <w:sz w:val="24"/>
          <w:szCs w:val="24"/>
        </w:rPr>
        <w:t>《</w:t>
      </w:r>
      <w:r w:rsidRPr="00FC3448">
        <w:rPr>
          <w:rFonts w:ascii="Times New Roman" w:hAnsi="Times New Roman" w:cs="Times New Roman"/>
          <w:sz w:val="24"/>
          <w:szCs w:val="24"/>
        </w:rPr>
        <w:t>Gone with the Wind</w:t>
      </w:r>
      <w:r w:rsidRPr="00FC3448">
        <w:rPr>
          <w:rFonts w:ascii="Times New Roman" w:hAnsi="Times New Roman" w:cs="Times New Roman"/>
          <w:sz w:val="24"/>
          <w:szCs w:val="24"/>
        </w:rPr>
        <w:t>》</w:t>
      </w:r>
      <w:commentRangeEnd w:id="4"/>
      <w:r w:rsidR="00381CFC" w:rsidRPr="00FC3448">
        <w:rPr>
          <w:rStyle w:val="a7"/>
          <w:rFonts w:ascii="Times New Roman" w:hAnsi="Times New Roman" w:cs="Times New Roman"/>
          <w:sz w:val="24"/>
          <w:szCs w:val="24"/>
        </w:rPr>
        <w:commentReference w:id="4"/>
      </w:r>
      <w:r w:rsidRPr="00FC3448">
        <w:rPr>
          <w:rFonts w:ascii="Times New Roman" w:hAnsi="Times New Roman" w:cs="Times New Roman"/>
          <w:sz w:val="24"/>
          <w:szCs w:val="24"/>
        </w:rPr>
        <w:t>, I am cooking.</w:t>
      </w:r>
    </w:p>
    <w:p w14:paraId="7108CAC4"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6) He asked</w:t>
      </w:r>
      <w:commentRangeStart w:id="5"/>
      <w:r w:rsidRPr="00FC3448">
        <w:rPr>
          <w:rFonts w:ascii="Times New Roman" w:hAnsi="Times New Roman" w:cs="Times New Roman"/>
          <w:sz w:val="24"/>
          <w:szCs w:val="24"/>
        </w:rPr>
        <w:t>:</w:t>
      </w:r>
      <w:commentRangeEnd w:id="5"/>
      <w:r w:rsidR="00381CFC" w:rsidRPr="00FC3448">
        <w:rPr>
          <w:rStyle w:val="a7"/>
          <w:rFonts w:ascii="Times New Roman" w:hAnsi="Times New Roman" w:cs="Times New Roman"/>
          <w:sz w:val="24"/>
          <w:szCs w:val="24"/>
        </w:rPr>
        <w:commentReference w:id="5"/>
      </w:r>
      <w:r w:rsidRPr="00FC3448">
        <w:rPr>
          <w:rFonts w:ascii="Times New Roman" w:hAnsi="Times New Roman" w:cs="Times New Roman"/>
          <w:sz w:val="24"/>
          <w:szCs w:val="24"/>
        </w:rPr>
        <w:t xml:space="preserve"> “Where have you been?”</w:t>
      </w:r>
    </w:p>
    <w:p w14:paraId="7957BF9B" w14:textId="77777777" w:rsidR="006759DC" w:rsidRPr="00FC3448" w:rsidRDefault="006759DC" w:rsidP="006759DC">
      <w:pPr>
        <w:spacing w:line="360" w:lineRule="auto"/>
        <w:ind w:left="480" w:hangingChars="200" w:hanging="480"/>
        <w:rPr>
          <w:rFonts w:ascii="Times New Roman" w:hAnsi="Times New Roman" w:cs="Times New Roman"/>
          <w:sz w:val="24"/>
          <w:szCs w:val="24"/>
        </w:rPr>
      </w:pPr>
      <w:r w:rsidRPr="00FC3448">
        <w:rPr>
          <w:rFonts w:ascii="Times New Roman" w:hAnsi="Times New Roman" w:cs="Times New Roman"/>
          <w:sz w:val="24"/>
          <w:szCs w:val="24"/>
        </w:rPr>
        <w:t>7) Good manners can be seen in everyday life. For example</w:t>
      </w:r>
      <w:commentRangeStart w:id="6"/>
      <w:r w:rsidRPr="00FC3448">
        <w:rPr>
          <w:rFonts w:ascii="Times New Roman" w:hAnsi="Times New Roman" w:cs="Times New Roman"/>
          <w:sz w:val="24"/>
          <w:szCs w:val="24"/>
        </w:rPr>
        <w:t>:</w:t>
      </w:r>
      <w:commentRangeEnd w:id="6"/>
      <w:r w:rsidR="00381CFC" w:rsidRPr="00FC3448">
        <w:rPr>
          <w:rStyle w:val="a7"/>
          <w:rFonts w:ascii="Times New Roman" w:hAnsi="Times New Roman" w:cs="Times New Roman"/>
          <w:sz w:val="24"/>
          <w:szCs w:val="24"/>
        </w:rPr>
        <w:commentReference w:id="6"/>
      </w:r>
      <w:r w:rsidRPr="00FC3448">
        <w:rPr>
          <w:rFonts w:ascii="Times New Roman" w:hAnsi="Times New Roman" w:cs="Times New Roman"/>
          <w:sz w:val="24"/>
          <w:szCs w:val="24"/>
        </w:rPr>
        <w:t xml:space="preserve"> don’t interrupt others while they are talking.</w:t>
      </w:r>
    </w:p>
    <w:p w14:paraId="365E87A2"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8) I used to be afraid to talk to people</w:t>
      </w:r>
      <w:commentRangeStart w:id="7"/>
      <w:r w:rsidRPr="00FC3448">
        <w:rPr>
          <w:rFonts w:ascii="Times New Roman" w:hAnsi="Times New Roman" w:cs="Times New Roman"/>
          <w:sz w:val="24"/>
          <w:szCs w:val="24"/>
        </w:rPr>
        <w:t>;</w:t>
      </w:r>
      <w:commentRangeEnd w:id="7"/>
      <w:r w:rsidR="00381CFC" w:rsidRPr="00FC3448">
        <w:rPr>
          <w:rStyle w:val="a7"/>
          <w:rFonts w:ascii="Times New Roman" w:hAnsi="Times New Roman" w:cs="Times New Roman"/>
          <w:sz w:val="24"/>
          <w:szCs w:val="24"/>
        </w:rPr>
        <w:commentReference w:id="7"/>
      </w:r>
      <w:r w:rsidRPr="00FC3448">
        <w:rPr>
          <w:rFonts w:ascii="Times New Roman" w:hAnsi="Times New Roman" w:cs="Times New Roman"/>
          <w:sz w:val="24"/>
          <w:szCs w:val="24"/>
        </w:rPr>
        <w:t xml:space="preserve"> even to ask the time of day.</w:t>
      </w:r>
    </w:p>
    <w:p w14:paraId="63862219" w14:textId="77777777" w:rsidR="006759DC" w:rsidRPr="00FC3448" w:rsidRDefault="006759DC" w:rsidP="006759DC">
      <w:pPr>
        <w:spacing w:line="360" w:lineRule="auto"/>
        <w:rPr>
          <w:rFonts w:ascii="Times New Roman" w:hAnsi="Times New Roman" w:cs="Times New Roman"/>
          <w:sz w:val="24"/>
          <w:szCs w:val="24"/>
        </w:rPr>
      </w:pPr>
      <w:r w:rsidRPr="00FC3448">
        <w:rPr>
          <w:rFonts w:ascii="Times New Roman" w:hAnsi="Times New Roman" w:cs="Times New Roman"/>
          <w:sz w:val="24"/>
          <w:szCs w:val="24"/>
        </w:rPr>
        <w:t>9) He is very good at sports games, such as</w:t>
      </w:r>
      <w:commentRangeStart w:id="8"/>
      <w:r w:rsidRPr="00FC3448">
        <w:rPr>
          <w:rFonts w:ascii="Times New Roman" w:hAnsi="Times New Roman" w:cs="Times New Roman"/>
          <w:sz w:val="24"/>
          <w:szCs w:val="24"/>
        </w:rPr>
        <w:t>:</w:t>
      </w:r>
      <w:commentRangeEnd w:id="8"/>
      <w:r w:rsidR="00381CFC" w:rsidRPr="00FC3448">
        <w:rPr>
          <w:rStyle w:val="a7"/>
          <w:rFonts w:ascii="Times New Roman" w:hAnsi="Times New Roman" w:cs="Times New Roman"/>
          <w:sz w:val="24"/>
          <w:szCs w:val="24"/>
        </w:rPr>
        <w:commentReference w:id="8"/>
      </w:r>
      <w:r w:rsidRPr="00FC3448">
        <w:rPr>
          <w:rFonts w:ascii="Times New Roman" w:hAnsi="Times New Roman" w:cs="Times New Roman"/>
          <w:sz w:val="24"/>
          <w:szCs w:val="24"/>
        </w:rPr>
        <w:t xml:space="preserve"> basketball, baseball, and football.</w:t>
      </w:r>
    </w:p>
    <w:p w14:paraId="2BD70787" w14:textId="77777777" w:rsidR="006759DC" w:rsidRPr="00FC3448" w:rsidRDefault="006759DC" w:rsidP="006759DC">
      <w:pPr>
        <w:rPr>
          <w:rFonts w:ascii="Times New Roman" w:hAnsi="Times New Roman" w:cs="Times New Roman"/>
          <w:sz w:val="24"/>
          <w:szCs w:val="24"/>
        </w:rPr>
      </w:pPr>
      <w:r w:rsidRPr="00FC3448">
        <w:rPr>
          <w:rFonts w:ascii="Times New Roman" w:hAnsi="Times New Roman" w:cs="Times New Roman"/>
          <w:sz w:val="24"/>
          <w:szCs w:val="24"/>
        </w:rPr>
        <w:t>10) Lincoln wrote, “Four score and seven years ago our fathers brought forth, upon this continent, a new nation</w:t>
      </w:r>
      <w:commentRangeStart w:id="9"/>
      <w:r w:rsidRPr="00FC3448">
        <w:rPr>
          <w:rFonts w:ascii="Times New Roman" w:hAnsi="Times New Roman" w:cs="Times New Roman"/>
          <w:sz w:val="24"/>
          <w:szCs w:val="24"/>
        </w:rPr>
        <w:t>……</w:t>
      </w:r>
      <w:commentRangeEnd w:id="9"/>
      <w:r w:rsidR="00381CFC" w:rsidRPr="00FC3448">
        <w:rPr>
          <w:rStyle w:val="a7"/>
          <w:rFonts w:ascii="Times New Roman" w:hAnsi="Times New Roman" w:cs="Times New Roman"/>
          <w:sz w:val="24"/>
          <w:szCs w:val="24"/>
        </w:rPr>
        <w:commentReference w:id="9"/>
      </w:r>
      <w:r w:rsidRPr="00FC3448">
        <w:rPr>
          <w:rFonts w:ascii="Times New Roman" w:hAnsi="Times New Roman" w:cs="Times New Roman"/>
          <w:sz w:val="24"/>
          <w:szCs w:val="24"/>
        </w:rPr>
        <w:t>”</w:t>
      </w:r>
    </w:p>
    <w:p w14:paraId="734895D7" w14:textId="77777777" w:rsidR="006759DC" w:rsidRPr="00FC3448" w:rsidRDefault="006759DC" w:rsidP="006759DC">
      <w:pPr>
        <w:rPr>
          <w:rFonts w:ascii="Times New Roman" w:hAnsi="Times New Roman" w:cs="Times New Roman"/>
          <w:sz w:val="24"/>
          <w:szCs w:val="24"/>
        </w:rPr>
      </w:pPr>
    </w:p>
    <w:p w14:paraId="42A9441A" w14:textId="77777777" w:rsidR="006759DC" w:rsidRPr="00FC3448" w:rsidRDefault="007F2A9F" w:rsidP="006759DC">
      <w:pPr>
        <w:rPr>
          <w:rFonts w:ascii="Times New Roman" w:hAnsi="Times New Roman" w:cs="Times New Roman"/>
          <w:sz w:val="24"/>
          <w:szCs w:val="24"/>
        </w:rPr>
      </w:pPr>
      <w:r w:rsidRPr="00FC3448">
        <w:rPr>
          <w:rFonts w:ascii="Times New Roman" w:hAnsi="Times New Roman" w:cs="Times New Roman"/>
          <w:sz w:val="24"/>
          <w:szCs w:val="24"/>
        </w:rPr>
        <w:t>3</w:t>
      </w:r>
      <w:r w:rsidR="006759DC" w:rsidRPr="00FC3448">
        <w:rPr>
          <w:rFonts w:ascii="Times New Roman" w:hAnsi="Times New Roman" w:cs="Times New Roman"/>
          <w:sz w:val="24"/>
          <w:szCs w:val="24"/>
        </w:rPr>
        <w:t>.5.3 In each sentence a word or phrase is italicized. If it is used correctly, put a tick(</w:t>
      </w:r>
      <w:r w:rsidR="006759DC" w:rsidRPr="00FC3448">
        <w:rPr>
          <w:rFonts w:ascii="Times New Roman" w:eastAsia="宋体" w:hAnsi="Times New Roman" w:cs="Times New Roman"/>
          <w:sz w:val="24"/>
          <w:szCs w:val="24"/>
        </w:rPr>
        <w:t>√</w:t>
      </w:r>
      <w:r w:rsidR="006759DC" w:rsidRPr="00FC3448">
        <w:rPr>
          <w:rFonts w:ascii="Times New Roman" w:hAnsi="Times New Roman" w:cs="Times New Roman"/>
          <w:sz w:val="24"/>
          <w:szCs w:val="24"/>
        </w:rPr>
        <w:t>) in the blank. If it is used incorrectly put a cross (</w:t>
      </w:r>
      <w:r w:rsidR="006759DC" w:rsidRPr="00FC3448">
        <w:rPr>
          <w:rFonts w:ascii="Times New Roman" w:eastAsia="宋体" w:hAnsi="Times New Roman" w:cs="Times New Roman"/>
          <w:sz w:val="24"/>
          <w:szCs w:val="24"/>
        </w:rPr>
        <w:t>×</w:t>
      </w:r>
      <w:r w:rsidR="006759DC" w:rsidRPr="00FC3448">
        <w:rPr>
          <w:rFonts w:ascii="Times New Roman" w:hAnsi="Times New Roman" w:cs="Times New Roman"/>
          <w:sz w:val="24"/>
          <w:szCs w:val="24"/>
        </w:rPr>
        <w:t>) in the blank first and then correct it.</w:t>
      </w:r>
    </w:p>
    <w:p w14:paraId="72A681F8"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__</w:t>
      </w:r>
      <w:ins w:id="10" w:author="HomeCenter" w:date="2015-10-25T15:01:00Z">
        <w:r w:rsidR="00381CFC"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1) </w:t>
      </w:r>
      <w:r w:rsidRPr="00FC3448">
        <w:rPr>
          <w:rFonts w:ascii="Times New Roman" w:hAnsi="Times New Roman" w:cs="Times New Roman"/>
          <w:i/>
          <w:sz w:val="24"/>
          <w:szCs w:val="24"/>
        </w:rPr>
        <w:t>Much</w:t>
      </w:r>
      <w:r w:rsidRPr="00FC3448">
        <w:rPr>
          <w:rFonts w:ascii="Times New Roman" w:hAnsi="Times New Roman" w:cs="Times New Roman"/>
          <w:sz w:val="24"/>
          <w:szCs w:val="24"/>
        </w:rPr>
        <w:t xml:space="preserve"> changes that the earth undergoes are so slow that they are hardly noticed.</w:t>
      </w:r>
      <w:ins w:id="11" w:author="HomeCenter" w:date="2015-10-25T15:01:00Z">
        <w:r w:rsidR="00381CFC" w:rsidRPr="00FC3448">
          <w:rPr>
            <w:rFonts w:ascii="Times New Roman" w:hAnsi="Times New Roman" w:cs="Times New Roman"/>
            <w:sz w:val="24"/>
            <w:szCs w:val="24"/>
          </w:rPr>
          <w:t xml:space="preserve"> (</w:t>
        </w:r>
      </w:ins>
      <w:ins w:id="12" w:author="HomeCenter" w:date="2015-10-25T15:02:00Z">
        <w:r w:rsidR="00381CFC" w:rsidRPr="00FC3448">
          <w:rPr>
            <w:rFonts w:ascii="Times New Roman" w:hAnsi="Times New Roman" w:cs="Times New Roman"/>
            <w:sz w:val="24"/>
            <w:szCs w:val="24"/>
          </w:rPr>
          <w:t xml:space="preserve"> many </w:t>
        </w:r>
      </w:ins>
      <w:ins w:id="13" w:author="HomeCenter" w:date="2015-10-25T15:01:00Z">
        <w:r w:rsidR="00381CFC" w:rsidRPr="00FC3448">
          <w:rPr>
            <w:rFonts w:ascii="Times New Roman" w:hAnsi="Times New Roman" w:cs="Times New Roman"/>
            <w:sz w:val="24"/>
            <w:szCs w:val="24"/>
          </w:rPr>
          <w:t>)</w:t>
        </w:r>
      </w:ins>
    </w:p>
    <w:p w14:paraId="78D4EFD7" w14:textId="77777777" w:rsidR="006759DC" w:rsidRPr="00FC3448" w:rsidRDefault="006759DC" w:rsidP="006759DC">
      <w:pPr>
        <w:spacing w:line="276" w:lineRule="auto"/>
        <w:rPr>
          <w:rFonts w:ascii="Times New Roman" w:hAnsi="Times New Roman" w:cs="Times New Roman"/>
          <w:sz w:val="24"/>
          <w:szCs w:val="24"/>
        </w:rPr>
      </w:pPr>
      <w:r w:rsidRPr="00FC3448">
        <w:rPr>
          <w:rFonts w:ascii="Times New Roman" w:hAnsi="Times New Roman" w:cs="Times New Roman"/>
          <w:sz w:val="24"/>
          <w:szCs w:val="24"/>
        </w:rPr>
        <w:t>__</w:t>
      </w:r>
      <w:ins w:id="14" w:author="HomeCenter" w:date="2015-10-25T15:02:00Z">
        <w:r w:rsidR="00381CFC"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2) The prize money was divided </w:t>
      </w:r>
      <w:r w:rsidRPr="00FC3448">
        <w:rPr>
          <w:rFonts w:ascii="Times New Roman" w:hAnsi="Times New Roman" w:cs="Times New Roman"/>
          <w:i/>
          <w:sz w:val="24"/>
          <w:szCs w:val="24"/>
        </w:rPr>
        <w:t>between</w:t>
      </w:r>
      <w:r w:rsidRPr="00FC3448">
        <w:rPr>
          <w:rFonts w:ascii="Times New Roman" w:hAnsi="Times New Roman" w:cs="Times New Roman"/>
          <w:sz w:val="24"/>
          <w:szCs w:val="24"/>
        </w:rPr>
        <w:t xml:space="preserve"> the three winners.</w:t>
      </w:r>
      <w:ins w:id="15" w:author="HomeCenter" w:date="2015-10-25T15:02:00Z">
        <w:r w:rsidR="00381CFC" w:rsidRPr="00FC3448">
          <w:rPr>
            <w:rFonts w:ascii="Times New Roman" w:hAnsi="Times New Roman" w:cs="Times New Roman"/>
            <w:sz w:val="24"/>
            <w:szCs w:val="24"/>
          </w:rPr>
          <w:t xml:space="preserve"> (among )</w:t>
        </w:r>
      </w:ins>
    </w:p>
    <w:p w14:paraId="1C0208EA" w14:textId="77777777" w:rsidR="006759DC" w:rsidRPr="00FC3448" w:rsidRDefault="006759DC" w:rsidP="006759DC">
      <w:pPr>
        <w:spacing w:line="276" w:lineRule="auto"/>
        <w:rPr>
          <w:rFonts w:ascii="Times New Roman" w:hAnsi="Times New Roman" w:cs="Times New Roman"/>
          <w:color w:val="FF0000"/>
          <w:sz w:val="24"/>
          <w:szCs w:val="24"/>
        </w:rPr>
      </w:pPr>
      <w:r w:rsidRPr="00FC3448">
        <w:rPr>
          <w:rFonts w:ascii="Times New Roman" w:hAnsi="Times New Roman" w:cs="Times New Roman"/>
          <w:sz w:val="24"/>
          <w:szCs w:val="24"/>
        </w:rPr>
        <w:t>__</w:t>
      </w:r>
      <w:ins w:id="16" w:author="HomeCenter" w:date="2015-10-25T15:02:00Z">
        <w:r w:rsidR="00381CFC"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3) </w:t>
      </w:r>
      <w:r w:rsidRPr="00FC3448">
        <w:rPr>
          <w:rFonts w:ascii="Times New Roman" w:hAnsi="Times New Roman" w:cs="Times New Roman"/>
          <w:i/>
          <w:sz w:val="24"/>
          <w:szCs w:val="24"/>
        </w:rPr>
        <w:t>Everyone</w:t>
      </w:r>
      <w:r w:rsidRPr="00FC3448">
        <w:rPr>
          <w:rFonts w:ascii="Times New Roman" w:hAnsi="Times New Roman" w:cs="Times New Roman"/>
          <w:sz w:val="24"/>
          <w:szCs w:val="24"/>
        </w:rPr>
        <w:t xml:space="preserve"> of the children wants to go.</w:t>
      </w:r>
      <w:ins w:id="17" w:author="HomeCenter" w:date="2015-10-25T15:03:00Z">
        <w:r w:rsidR="00381CFC" w:rsidRPr="00FC3448">
          <w:rPr>
            <w:rFonts w:ascii="Times New Roman" w:hAnsi="Times New Roman" w:cs="Times New Roman"/>
            <w:sz w:val="24"/>
            <w:szCs w:val="24"/>
          </w:rPr>
          <w:t xml:space="preserve"> ( Every one) </w:t>
        </w:r>
      </w:ins>
    </w:p>
    <w:p w14:paraId="151CAB96" w14:textId="77777777" w:rsidR="006759DC" w:rsidRPr="00FC3448" w:rsidRDefault="006759DC" w:rsidP="006759DC">
      <w:pPr>
        <w:spacing w:line="276" w:lineRule="auto"/>
        <w:rPr>
          <w:rFonts w:ascii="Times New Roman" w:hAnsi="Times New Roman" w:cs="Times New Roman"/>
          <w:sz w:val="24"/>
          <w:szCs w:val="24"/>
        </w:rPr>
      </w:pPr>
      <w:r w:rsidRPr="00FC3448">
        <w:rPr>
          <w:rFonts w:ascii="Times New Roman" w:hAnsi="Times New Roman" w:cs="Times New Roman"/>
          <w:sz w:val="24"/>
          <w:szCs w:val="24"/>
        </w:rPr>
        <w:t>__</w:t>
      </w:r>
      <w:ins w:id="18" w:author="HomeCenter" w:date="2015-10-25T15:03:00Z">
        <w:r w:rsidR="00381CFC"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4) Let me know the </w:t>
      </w:r>
      <w:r w:rsidRPr="00FC3448">
        <w:rPr>
          <w:rFonts w:ascii="Times New Roman" w:hAnsi="Times New Roman" w:cs="Times New Roman"/>
          <w:i/>
          <w:sz w:val="24"/>
          <w:szCs w:val="24"/>
        </w:rPr>
        <w:t xml:space="preserve">amount </w:t>
      </w:r>
      <w:r w:rsidRPr="00FC3448">
        <w:rPr>
          <w:rFonts w:ascii="Times New Roman" w:hAnsi="Times New Roman" w:cs="Times New Roman"/>
          <w:sz w:val="24"/>
          <w:szCs w:val="24"/>
        </w:rPr>
        <w:t>of oysters you need.</w:t>
      </w:r>
      <w:ins w:id="19" w:author="HomeCenter" w:date="2015-10-25T15:03:00Z">
        <w:r w:rsidR="00381CFC" w:rsidRPr="00FC3448">
          <w:rPr>
            <w:rFonts w:ascii="Times New Roman" w:hAnsi="Times New Roman" w:cs="Times New Roman"/>
            <w:sz w:val="24"/>
            <w:szCs w:val="24"/>
          </w:rPr>
          <w:t xml:space="preserve"> (number)</w:t>
        </w:r>
      </w:ins>
    </w:p>
    <w:p w14:paraId="07EF6446"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__</w:t>
      </w:r>
      <w:ins w:id="20" w:author="HomeCenter" w:date="2015-10-26T07:29:00Z">
        <w:r w:rsidR="002B50C4"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5) She lost </w:t>
      </w:r>
      <w:r w:rsidRPr="00FC3448">
        <w:rPr>
          <w:rFonts w:ascii="Times New Roman" w:hAnsi="Times New Roman" w:cs="Times New Roman"/>
          <w:i/>
          <w:sz w:val="24"/>
          <w:szCs w:val="24"/>
        </w:rPr>
        <w:t>conscience</w:t>
      </w:r>
      <w:r w:rsidRPr="00FC3448">
        <w:rPr>
          <w:rFonts w:ascii="Times New Roman" w:hAnsi="Times New Roman" w:cs="Times New Roman"/>
          <w:sz w:val="24"/>
          <w:szCs w:val="24"/>
        </w:rPr>
        <w:t xml:space="preserve"> when the gas leaked from the stove but was fortunate to be saved by a neighbor.</w:t>
      </w:r>
      <w:ins w:id="21" w:author="HomeCenter" w:date="2015-10-26T07:29:00Z">
        <w:r w:rsidR="002B50C4" w:rsidRPr="00FC3448">
          <w:rPr>
            <w:rFonts w:ascii="Times New Roman" w:hAnsi="Times New Roman" w:cs="Times New Roman"/>
            <w:sz w:val="24"/>
            <w:szCs w:val="24"/>
          </w:rPr>
          <w:t xml:space="preserve"> (</w:t>
        </w:r>
      </w:ins>
      <w:ins w:id="22" w:author="HomeCenter" w:date="2015-10-26T07:31:00Z">
        <w:r w:rsidR="002B50C4" w:rsidRPr="00FC3448">
          <w:rPr>
            <w:rFonts w:ascii="Times New Roman" w:hAnsi="Times New Roman" w:cs="Times New Roman"/>
            <w:sz w:val="24"/>
            <w:szCs w:val="24"/>
          </w:rPr>
          <w:t>consciousness</w:t>
        </w:r>
      </w:ins>
      <w:ins w:id="23" w:author="HomeCenter" w:date="2015-10-26T07:29:00Z">
        <w:r w:rsidR="002B50C4" w:rsidRPr="00FC3448">
          <w:rPr>
            <w:rFonts w:ascii="Times New Roman" w:hAnsi="Times New Roman" w:cs="Times New Roman"/>
            <w:sz w:val="24"/>
            <w:szCs w:val="24"/>
          </w:rPr>
          <w:t>)</w:t>
        </w:r>
      </w:ins>
    </w:p>
    <w:p w14:paraId="05E68F8D"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24" w:author="HomeCenter" w:date="2015-10-26T07:32:00Z">
        <w:r w:rsidR="002B50C4"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___ 6) The flag </w:t>
      </w:r>
      <w:r w:rsidRPr="00FC3448">
        <w:rPr>
          <w:rFonts w:ascii="Times New Roman" w:hAnsi="Times New Roman" w:cs="Times New Roman"/>
          <w:i/>
          <w:sz w:val="24"/>
          <w:szCs w:val="24"/>
        </w:rPr>
        <w:t>was risen</w:t>
      </w:r>
      <w:r w:rsidRPr="00FC3448">
        <w:rPr>
          <w:rFonts w:ascii="Times New Roman" w:hAnsi="Times New Roman" w:cs="Times New Roman"/>
          <w:sz w:val="24"/>
          <w:szCs w:val="24"/>
        </w:rPr>
        <w:t xml:space="preserve"> to the top of the pole.</w:t>
      </w:r>
      <w:ins w:id="25" w:author="HomeCenter" w:date="2015-10-26T07:32:00Z">
        <w:r w:rsidR="002B50C4" w:rsidRPr="00FC3448">
          <w:rPr>
            <w:rFonts w:ascii="Times New Roman" w:hAnsi="Times New Roman" w:cs="Times New Roman"/>
            <w:sz w:val="24"/>
            <w:szCs w:val="24"/>
          </w:rPr>
          <w:t xml:space="preserve"> (raised)</w:t>
        </w:r>
      </w:ins>
    </w:p>
    <w:p w14:paraId="791DB796"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lastRenderedPageBreak/>
        <w:t>_</w:t>
      </w:r>
      <w:ins w:id="26" w:author="HomeCenter" w:date="2015-10-26T07:36: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___ 7) My grandfather </w:t>
      </w:r>
      <w:r w:rsidRPr="00FC3448">
        <w:rPr>
          <w:rFonts w:ascii="Times New Roman" w:hAnsi="Times New Roman" w:cs="Times New Roman"/>
          <w:i/>
          <w:sz w:val="24"/>
          <w:szCs w:val="24"/>
        </w:rPr>
        <w:t>emigrated</w:t>
      </w:r>
      <w:r w:rsidRPr="00FC3448">
        <w:rPr>
          <w:rFonts w:ascii="Times New Roman" w:hAnsi="Times New Roman" w:cs="Times New Roman"/>
          <w:sz w:val="24"/>
          <w:szCs w:val="24"/>
        </w:rPr>
        <w:t xml:space="preserve"> into Britain from Russia when he was a boy.</w:t>
      </w:r>
    </w:p>
    <w:p w14:paraId="0418EB82"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27" w:author="HomeCenter" w:date="2015-10-26T07:33:00Z">
        <w:r w:rsidR="002B50C4"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___ 8) He </w:t>
      </w:r>
      <w:r w:rsidRPr="00FC3448">
        <w:rPr>
          <w:rFonts w:ascii="Times New Roman" w:hAnsi="Times New Roman" w:cs="Times New Roman"/>
          <w:i/>
          <w:sz w:val="24"/>
          <w:szCs w:val="24"/>
        </w:rPr>
        <w:t>compared</w:t>
      </w:r>
      <w:r w:rsidRPr="00FC3448">
        <w:rPr>
          <w:rFonts w:ascii="Times New Roman" w:hAnsi="Times New Roman" w:cs="Times New Roman"/>
          <w:sz w:val="24"/>
          <w:szCs w:val="24"/>
        </w:rPr>
        <w:t xml:space="preserve"> the girls </w:t>
      </w:r>
      <w:r w:rsidRPr="00FC3448">
        <w:rPr>
          <w:rFonts w:ascii="Times New Roman" w:hAnsi="Times New Roman" w:cs="Times New Roman"/>
          <w:i/>
          <w:sz w:val="24"/>
          <w:szCs w:val="24"/>
        </w:rPr>
        <w:t>to</w:t>
      </w:r>
      <w:r w:rsidRPr="00FC3448">
        <w:rPr>
          <w:rFonts w:ascii="Times New Roman" w:hAnsi="Times New Roman" w:cs="Times New Roman"/>
          <w:sz w:val="24"/>
          <w:szCs w:val="24"/>
        </w:rPr>
        <w:t xml:space="preserve"> the boys and found they were equally bright.</w:t>
      </w:r>
      <w:ins w:id="28" w:author="HomeCenter" w:date="2015-10-26T07:33:00Z">
        <w:r w:rsidR="002B50C4" w:rsidRPr="00FC3448">
          <w:rPr>
            <w:rFonts w:ascii="Times New Roman" w:hAnsi="Times New Roman" w:cs="Times New Roman"/>
            <w:sz w:val="24"/>
            <w:szCs w:val="24"/>
          </w:rPr>
          <w:t>(compared</w:t>
        </w:r>
      </w:ins>
      <w:ins w:id="29" w:author="HomeCenter" w:date="2015-10-26T07:34:00Z">
        <w:r w:rsidR="002B50C4" w:rsidRPr="00FC3448">
          <w:rPr>
            <w:rFonts w:ascii="Times New Roman" w:hAnsi="Times New Roman" w:cs="Times New Roman"/>
            <w:sz w:val="24"/>
            <w:szCs w:val="24"/>
          </w:rPr>
          <w:t>…</w:t>
        </w:r>
      </w:ins>
      <w:ins w:id="30" w:author="HomeCenter" w:date="2015-10-26T07:33:00Z">
        <w:r w:rsidR="002B50C4" w:rsidRPr="00FC3448">
          <w:rPr>
            <w:rFonts w:ascii="Times New Roman" w:hAnsi="Times New Roman" w:cs="Times New Roman"/>
            <w:sz w:val="24"/>
            <w:szCs w:val="24"/>
          </w:rPr>
          <w:t>with)</w:t>
        </w:r>
      </w:ins>
    </w:p>
    <w:p w14:paraId="4B0F9100"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31" w:author="HomeCenter" w:date="2015-10-26T07:34:00Z">
        <w:r w:rsidR="002B50C4" w:rsidRPr="00FC3448">
          <w:rPr>
            <w:rFonts w:ascii="Times New Roman" w:eastAsia="宋体" w:hAnsi="Times New Roman" w:cs="Times New Roman"/>
            <w:sz w:val="24"/>
            <w:szCs w:val="24"/>
          </w:rPr>
          <w:t>×</w:t>
        </w:r>
      </w:ins>
      <w:r w:rsidRPr="00FC3448">
        <w:rPr>
          <w:rFonts w:ascii="Times New Roman" w:hAnsi="Times New Roman" w:cs="Times New Roman"/>
          <w:sz w:val="24"/>
          <w:szCs w:val="24"/>
        </w:rPr>
        <w:t>___ 9)</w:t>
      </w:r>
      <w:r w:rsidRPr="00FC3448">
        <w:rPr>
          <w:rFonts w:ascii="Times New Roman" w:hAnsi="Times New Roman" w:cs="Times New Roman"/>
          <w:color w:val="FF0000"/>
          <w:sz w:val="24"/>
          <w:szCs w:val="24"/>
        </w:rPr>
        <w:t xml:space="preserve"> </w:t>
      </w:r>
      <w:r w:rsidRPr="00FC3448">
        <w:rPr>
          <w:rFonts w:ascii="Times New Roman" w:hAnsi="Times New Roman" w:cs="Times New Roman"/>
          <w:sz w:val="24"/>
          <w:szCs w:val="24"/>
        </w:rPr>
        <w:t xml:space="preserve">In area China is the third largest </w:t>
      </w:r>
      <w:r w:rsidRPr="00FC3448">
        <w:rPr>
          <w:rFonts w:ascii="Times New Roman" w:hAnsi="Times New Roman" w:cs="Times New Roman"/>
          <w:i/>
          <w:sz w:val="24"/>
          <w:szCs w:val="24"/>
        </w:rPr>
        <w:t>nation</w:t>
      </w:r>
      <w:r w:rsidRPr="00FC3448">
        <w:rPr>
          <w:rFonts w:ascii="Times New Roman" w:hAnsi="Times New Roman" w:cs="Times New Roman"/>
          <w:sz w:val="24"/>
          <w:szCs w:val="24"/>
        </w:rPr>
        <w:t xml:space="preserve"> in the world.</w:t>
      </w:r>
      <w:ins w:id="32" w:author="HomeCenter" w:date="2015-10-26T07:34:00Z">
        <w:r w:rsidR="002B50C4" w:rsidRPr="00FC3448">
          <w:rPr>
            <w:rFonts w:ascii="Times New Roman" w:hAnsi="Times New Roman" w:cs="Times New Roman"/>
            <w:sz w:val="24"/>
            <w:szCs w:val="24"/>
          </w:rPr>
          <w:t xml:space="preserve"> (country)</w:t>
        </w:r>
      </w:ins>
    </w:p>
    <w:p w14:paraId="2F3A7E60"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33" w:author="HomeCenter" w:date="2015-10-26T07:38: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10) It is hard to </w:t>
      </w:r>
      <w:r w:rsidRPr="00FC3448">
        <w:rPr>
          <w:rFonts w:ascii="Times New Roman" w:hAnsi="Times New Roman" w:cs="Times New Roman"/>
          <w:i/>
          <w:sz w:val="24"/>
          <w:szCs w:val="24"/>
        </w:rPr>
        <w:t>effect</w:t>
      </w:r>
      <w:r w:rsidRPr="00FC3448">
        <w:rPr>
          <w:rFonts w:ascii="Times New Roman" w:hAnsi="Times New Roman" w:cs="Times New Roman"/>
          <w:sz w:val="24"/>
          <w:szCs w:val="24"/>
        </w:rPr>
        <w:t xml:space="preserve"> a change in society.</w:t>
      </w:r>
    </w:p>
    <w:p w14:paraId="720EE663"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34" w:author="HomeCenter" w:date="2015-10-26T07:35: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11) He decided to </w:t>
      </w:r>
      <w:r w:rsidRPr="00FC3448">
        <w:rPr>
          <w:rFonts w:ascii="Times New Roman" w:hAnsi="Times New Roman" w:cs="Times New Roman"/>
          <w:i/>
          <w:sz w:val="24"/>
          <w:szCs w:val="24"/>
        </w:rPr>
        <w:t>except</w:t>
      </w:r>
      <w:r w:rsidRPr="00FC3448">
        <w:rPr>
          <w:rFonts w:ascii="Times New Roman" w:hAnsi="Times New Roman" w:cs="Times New Roman"/>
          <w:sz w:val="24"/>
          <w:szCs w:val="24"/>
        </w:rPr>
        <w:t xml:space="preserve"> the job.</w:t>
      </w:r>
      <w:ins w:id="35" w:author="HomeCenter" w:date="2015-10-26T07:35:00Z">
        <w:r w:rsidR="009438BD" w:rsidRPr="00FC3448">
          <w:rPr>
            <w:rFonts w:ascii="Times New Roman" w:hAnsi="Times New Roman" w:cs="Times New Roman"/>
            <w:sz w:val="24"/>
            <w:szCs w:val="24"/>
          </w:rPr>
          <w:t xml:space="preserve"> (accept)</w:t>
        </w:r>
      </w:ins>
    </w:p>
    <w:p w14:paraId="40A9690A"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36" w:author="HomeCenter" w:date="2015-10-26T07:35: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__ 12) It looks</w:t>
      </w:r>
      <w:r w:rsidRPr="00FC3448">
        <w:rPr>
          <w:rFonts w:ascii="Times New Roman" w:hAnsi="Times New Roman" w:cs="Times New Roman"/>
          <w:i/>
          <w:sz w:val="24"/>
          <w:szCs w:val="24"/>
        </w:rPr>
        <w:t xml:space="preserve"> like</w:t>
      </w:r>
      <w:r w:rsidRPr="00FC3448">
        <w:rPr>
          <w:rFonts w:ascii="Times New Roman" w:hAnsi="Times New Roman" w:cs="Times New Roman"/>
          <w:sz w:val="24"/>
          <w:szCs w:val="24"/>
        </w:rPr>
        <w:t xml:space="preserve"> my father enjoys your company.</w:t>
      </w:r>
      <w:ins w:id="37" w:author="HomeCenter" w:date="2015-10-26T07:35:00Z">
        <w:r w:rsidR="009438BD" w:rsidRPr="00FC3448">
          <w:rPr>
            <w:rFonts w:ascii="Times New Roman" w:hAnsi="Times New Roman" w:cs="Times New Roman"/>
            <w:sz w:val="24"/>
            <w:szCs w:val="24"/>
          </w:rPr>
          <w:t xml:space="preserve"> (as if)</w:t>
        </w:r>
      </w:ins>
    </w:p>
    <w:p w14:paraId="3E2F6EE3"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38" w:author="HomeCenter" w:date="2015-10-26T07:35: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13) We asked him </w:t>
      </w:r>
      <w:r w:rsidRPr="00FC3448">
        <w:rPr>
          <w:rFonts w:ascii="Times New Roman" w:hAnsi="Times New Roman" w:cs="Times New Roman"/>
          <w:i/>
          <w:sz w:val="24"/>
          <w:szCs w:val="24"/>
        </w:rPr>
        <w:t>respectively</w:t>
      </w:r>
      <w:r w:rsidRPr="00FC3448">
        <w:rPr>
          <w:rFonts w:ascii="Times New Roman" w:hAnsi="Times New Roman" w:cs="Times New Roman"/>
          <w:sz w:val="24"/>
          <w:szCs w:val="24"/>
        </w:rPr>
        <w:t xml:space="preserve"> to give us a day off, but still he said no.</w:t>
      </w:r>
      <w:ins w:id="39" w:author="HomeCenter" w:date="2015-10-26T07:35:00Z">
        <w:r w:rsidR="009438BD" w:rsidRPr="00FC3448">
          <w:rPr>
            <w:rFonts w:ascii="Times New Roman" w:hAnsi="Times New Roman" w:cs="Times New Roman"/>
            <w:sz w:val="24"/>
            <w:szCs w:val="24"/>
          </w:rPr>
          <w:t>(respectfully)</w:t>
        </w:r>
      </w:ins>
    </w:p>
    <w:p w14:paraId="3CBDD487" w14:textId="77777777" w:rsidR="006759DC" w:rsidRPr="00FC3448" w:rsidRDefault="006759DC" w:rsidP="006759DC">
      <w:pPr>
        <w:spacing w:line="276" w:lineRule="auto"/>
        <w:ind w:left="960" w:hangingChars="400" w:hanging="960"/>
        <w:rPr>
          <w:rFonts w:ascii="Times New Roman" w:hAnsi="Times New Roman" w:cs="Times New Roman"/>
          <w:sz w:val="24"/>
          <w:szCs w:val="24"/>
        </w:rPr>
      </w:pPr>
      <w:r w:rsidRPr="00FC3448">
        <w:rPr>
          <w:rFonts w:ascii="Times New Roman" w:hAnsi="Times New Roman" w:cs="Times New Roman"/>
          <w:sz w:val="24"/>
          <w:szCs w:val="24"/>
        </w:rPr>
        <w:t>_</w:t>
      </w:r>
      <w:ins w:id="40" w:author="HomeCenter" w:date="2015-10-26T07:38: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14) The letter which </w:t>
      </w:r>
      <w:r w:rsidRPr="00FC3448">
        <w:rPr>
          <w:rFonts w:ascii="Times New Roman" w:hAnsi="Times New Roman" w:cs="Times New Roman"/>
          <w:i/>
          <w:sz w:val="24"/>
          <w:szCs w:val="24"/>
        </w:rPr>
        <w:t>lay</w:t>
      </w:r>
      <w:r w:rsidRPr="00FC3448">
        <w:rPr>
          <w:rFonts w:ascii="Times New Roman" w:hAnsi="Times New Roman" w:cs="Times New Roman"/>
          <w:sz w:val="24"/>
          <w:szCs w:val="24"/>
        </w:rPr>
        <w:t xml:space="preserve"> on the desk for so long has disappeared.</w:t>
      </w:r>
    </w:p>
    <w:p w14:paraId="598F259E" w14:textId="77777777" w:rsidR="00107599" w:rsidRPr="00FC3448" w:rsidRDefault="006759DC" w:rsidP="00107599">
      <w:pPr>
        <w:spacing w:line="276" w:lineRule="auto"/>
        <w:rPr>
          <w:rFonts w:ascii="Times New Roman" w:hAnsi="Times New Roman" w:cs="Times New Roman"/>
          <w:sz w:val="24"/>
          <w:szCs w:val="24"/>
        </w:rPr>
      </w:pPr>
      <w:r w:rsidRPr="00FC3448">
        <w:rPr>
          <w:rFonts w:ascii="Times New Roman" w:hAnsi="Times New Roman" w:cs="Times New Roman"/>
          <w:sz w:val="24"/>
          <w:szCs w:val="24"/>
        </w:rPr>
        <w:t>_</w:t>
      </w:r>
      <w:ins w:id="41" w:author="HomeCenter" w:date="2015-10-26T07:36:00Z">
        <w:r w:rsidR="009438BD" w:rsidRPr="00FC3448">
          <w:rPr>
            <w:rFonts w:ascii="Times New Roman" w:eastAsia="宋体" w:hAnsi="Times New Roman" w:cs="Times New Roman"/>
            <w:sz w:val="24"/>
            <w:szCs w:val="24"/>
          </w:rPr>
          <w:t>×</w:t>
        </w:r>
      </w:ins>
      <w:r w:rsidRPr="00FC3448">
        <w:rPr>
          <w:rFonts w:ascii="Times New Roman" w:hAnsi="Times New Roman" w:cs="Times New Roman"/>
          <w:sz w:val="24"/>
          <w:szCs w:val="24"/>
        </w:rPr>
        <w:t xml:space="preserve">__ 15) There </w:t>
      </w:r>
      <w:r w:rsidRPr="00FC3448">
        <w:rPr>
          <w:rFonts w:ascii="Times New Roman" w:hAnsi="Times New Roman" w:cs="Times New Roman"/>
          <w:i/>
          <w:sz w:val="24"/>
          <w:szCs w:val="24"/>
        </w:rPr>
        <w:t>maybe</w:t>
      </w:r>
      <w:r w:rsidRPr="00FC3448">
        <w:rPr>
          <w:rFonts w:ascii="Times New Roman" w:hAnsi="Times New Roman" w:cs="Times New Roman"/>
          <w:sz w:val="24"/>
          <w:szCs w:val="24"/>
        </w:rPr>
        <w:t xml:space="preserve"> more reasons for his strange behaviors than his parents realize.</w:t>
      </w:r>
      <w:ins w:id="42" w:author="HomeCenter" w:date="2015-10-26T07:36:00Z">
        <w:r w:rsidR="009438BD" w:rsidRPr="00FC3448">
          <w:rPr>
            <w:rFonts w:ascii="Times New Roman" w:hAnsi="Times New Roman" w:cs="Times New Roman"/>
            <w:sz w:val="24"/>
            <w:szCs w:val="24"/>
          </w:rPr>
          <w:t xml:space="preserve"> (may be)</w:t>
        </w:r>
      </w:ins>
    </w:p>
    <w:p w14:paraId="63A311C9" w14:textId="77777777" w:rsidR="00107599" w:rsidRPr="00FC3448" w:rsidRDefault="00107599" w:rsidP="00107599">
      <w:pPr>
        <w:spacing w:line="276" w:lineRule="auto"/>
        <w:rPr>
          <w:rFonts w:ascii="Times New Roman" w:hAnsi="Times New Roman" w:cs="Times New Roman"/>
          <w:sz w:val="24"/>
          <w:szCs w:val="24"/>
        </w:rPr>
      </w:pPr>
    </w:p>
    <w:p w14:paraId="01EE41BC" w14:textId="77777777" w:rsidR="00107599" w:rsidRPr="00FC3448" w:rsidRDefault="00107599" w:rsidP="00107599">
      <w:pPr>
        <w:spacing w:line="276" w:lineRule="auto"/>
        <w:rPr>
          <w:rFonts w:ascii="Times New Roman" w:hAnsi="Times New Roman" w:cs="Times New Roman"/>
          <w:sz w:val="24"/>
          <w:szCs w:val="24"/>
        </w:rPr>
      </w:pPr>
    </w:p>
    <w:p w14:paraId="2C5C8A7C" w14:textId="77777777" w:rsidR="00F60EA8" w:rsidRPr="00FC3448" w:rsidRDefault="007F2A9F" w:rsidP="00107599">
      <w:pPr>
        <w:rPr>
          <w:rFonts w:ascii="Times New Roman" w:hAnsi="Times New Roman" w:cs="Times New Roman"/>
          <w:sz w:val="24"/>
          <w:szCs w:val="24"/>
        </w:rPr>
      </w:pPr>
      <w:r w:rsidRPr="00FC3448">
        <w:rPr>
          <w:rFonts w:ascii="Times New Roman" w:hAnsi="Times New Roman" w:cs="Times New Roman"/>
          <w:sz w:val="24"/>
          <w:szCs w:val="24"/>
        </w:rPr>
        <w:t>3</w:t>
      </w:r>
      <w:r w:rsidR="00107599" w:rsidRPr="00FC3448">
        <w:rPr>
          <w:rFonts w:ascii="Times New Roman" w:hAnsi="Times New Roman" w:cs="Times New Roman"/>
          <w:sz w:val="24"/>
          <w:szCs w:val="24"/>
        </w:rPr>
        <w:t xml:space="preserve">.5.4 </w:t>
      </w:r>
      <w:r w:rsidR="00F60EA8" w:rsidRPr="00FC3448">
        <w:rPr>
          <w:rFonts w:ascii="Times New Roman" w:hAnsi="Times New Roman" w:cs="Times New Roman"/>
          <w:sz w:val="24"/>
          <w:szCs w:val="24"/>
        </w:rPr>
        <w:t xml:space="preserve"> </w:t>
      </w:r>
      <w:r w:rsidR="00F4617C">
        <w:rPr>
          <w:rFonts w:ascii="Times New Roman" w:hAnsi="Times New Roman" w:cs="Times New Roman"/>
          <w:sz w:val="24"/>
          <w:szCs w:val="24"/>
        </w:rPr>
        <w:t>Correct the following sentences.</w:t>
      </w:r>
    </w:p>
    <w:p w14:paraId="753991EF" w14:textId="77777777" w:rsidR="00107599" w:rsidRPr="00FC3448" w:rsidRDefault="00107599" w:rsidP="00107599">
      <w:pPr>
        <w:rPr>
          <w:rFonts w:ascii="Times New Roman" w:hAnsi="Times New Roman" w:cs="Times New Roman"/>
          <w:sz w:val="24"/>
          <w:szCs w:val="24"/>
        </w:rPr>
      </w:pPr>
    </w:p>
    <w:p w14:paraId="3CA07B54"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Firefighting is a dangerous job, but there are many high-tech devices.</w:t>
      </w:r>
      <w:r w:rsidR="00F906EE">
        <w:rPr>
          <w:rFonts w:ascii="Times New Roman" w:hAnsi="Times New Roman" w:cs="Times New Roman" w:hint="eastAsia"/>
          <w:sz w:val="24"/>
          <w:szCs w:val="24"/>
        </w:rPr>
        <w:t xml:space="preserve">  </w:t>
      </w:r>
    </w:p>
    <w:p w14:paraId="73A828F1" w14:textId="77777777" w:rsidR="00107599" w:rsidRPr="00FC3448" w:rsidRDefault="00107599" w:rsidP="00107599">
      <w:pPr>
        <w:pStyle w:val="ae"/>
        <w:ind w:left="375" w:firstLineChars="0" w:firstLine="0"/>
        <w:rPr>
          <w:rFonts w:ascii="Times New Roman" w:hAnsi="Times New Roman" w:cs="Times New Roman"/>
          <w:sz w:val="24"/>
          <w:szCs w:val="24"/>
          <w:u w:val="single"/>
        </w:rPr>
      </w:pPr>
      <w:r w:rsidRPr="00FC3448">
        <w:rPr>
          <w:rFonts w:ascii="Times New Roman" w:hAnsi="Times New Roman" w:cs="Times New Roman"/>
          <w:sz w:val="24"/>
          <w:szCs w:val="24"/>
          <w:u w:val="single"/>
        </w:rPr>
        <w:t xml:space="preserve">unity problem </w:t>
      </w:r>
    </w:p>
    <w:p w14:paraId="1537A72E" w14:textId="77777777" w:rsidR="00107599" w:rsidRPr="00FC3448" w:rsidRDefault="00107599"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t>Firefighting is a dangerous job, but many high-tech devices can help firefighters meet the challenges of their work.</w:t>
      </w:r>
    </w:p>
    <w:p w14:paraId="13154C7B"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Because some students have part-time jobs in addition to going to school.</w:t>
      </w:r>
    </w:p>
    <w:p w14:paraId="3323CA13" w14:textId="77777777" w:rsidR="00107599" w:rsidRPr="00FC3448" w:rsidRDefault="00107599" w:rsidP="00FC3448">
      <w:pPr>
        <w:ind w:firstLineChars="200" w:firstLine="480"/>
        <w:rPr>
          <w:rFonts w:ascii="Times New Roman" w:hAnsi="Times New Roman" w:cs="Times New Roman"/>
          <w:sz w:val="24"/>
          <w:szCs w:val="24"/>
        </w:rPr>
      </w:pPr>
      <w:r w:rsidRPr="00FC3448">
        <w:rPr>
          <w:rFonts w:ascii="Times New Roman" w:hAnsi="Times New Roman" w:cs="Times New Roman"/>
          <w:sz w:val="24"/>
          <w:szCs w:val="24"/>
          <w:u w:val="single"/>
        </w:rPr>
        <w:t xml:space="preserve">fragments </w:t>
      </w:r>
    </w:p>
    <w:p w14:paraId="7F0C0800" w14:textId="77777777" w:rsidR="00107599" w:rsidRPr="00FC3448" w:rsidRDefault="00107599" w:rsidP="00107599">
      <w:pPr>
        <w:pStyle w:val="ae"/>
        <w:ind w:left="375" w:firstLineChars="0" w:firstLine="0"/>
        <w:rPr>
          <w:rFonts w:ascii="Times New Roman" w:hAnsi="Times New Roman" w:cs="Times New Roman"/>
          <w:sz w:val="24"/>
          <w:szCs w:val="24"/>
          <w:u w:val="single"/>
        </w:rPr>
      </w:pPr>
      <w:r w:rsidRPr="00FC3448">
        <w:rPr>
          <w:rFonts w:ascii="Times New Roman" w:hAnsi="Times New Roman" w:cs="Times New Roman"/>
          <w:i/>
          <w:sz w:val="24"/>
          <w:szCs w:val="24"/>
        </w:rPr>
        <w:t>Some students are very busy nowadays, because they have part-time jobs in addition to going to school.</w:t>
      </w:r>
    </w:p>
    <w:p w14:paraId="0B9BE4AF"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Second, the fact that men are physically stronger than women.</w:t>
      </w:r>
    </w:p>
    <w:p w14:paraId="76A0CAA3" w14:textId="77777777" w:rsidR="00107599" w:rsidRPr="00FC3448" w:rsidRDefault="00107599" w:rsidP="00107599">
      <w:pPr>
        <w:pStyle w:val="ae"/>
        <w:ind w:left="375" w:firstLineChars="0" w:firstLine="0"/>
        <w:rPr>
          <w:rFonts w:ascii="Times New Roman" w:hAnsi="Times New Roman" w:cs="Times New Roman"/>
          <w:sz w:val="24"/>
          <w:szCs w:val="24"/>
          <w:u w:val="single"/>
        </w:rPr>
      </w:pPr>
      <w:r w:rsidRPr="00FC3448">
        <w:rPr>
          <w:rFonts w:ascii="Times New Roman" w:hAnsi="Times New Roman" w:cs="Times New Roman"/>
          <w:sz w:val="24"/>
          <w:szCs w:val="24"/>
          <w:u w:val="single"/>
        </w:rPr>
        <w:t>fragments</w:t>
      </w:r>
    </w:p>
    <w:p w14:paraId="118AD0D8" w14:textId="77777777" w:rsidR="00107599" w:rsidRPr="00FC3448" w:rsidRDefault="0039267B"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t>Second, this proposal is made based on the fact that men are physically stronger than women.</w:t>
      </w:r>
    </w:p>
    <w:p w14:paraId="157AAB3D"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From attending class, the principles of chemistry were made clear.</w:t>
      </w:r>
    </w:p>
    <w:p w14:paraId="1E08028D" w14:textId="77777777" w:rsidR="00107599" w:rsidRPr="00FC3448" w:rsidRDefault="0039267B" w:rsidP="00107599">
      <w:pPr>
        <w:pStyle w:val="ae"/>
        <w:ind w:left="375" w:firstLineChars="0" w:firstLine="0"/>
        <w:rPr>
          <w:rFonts w:ascii="Times New Roman" w:hAnsi="Times New Roman" w:cs="Times New Roman"/>
          <w:sz w:val="24"/>
          <w:szCs w:val="24"/>
          <w:u w:val="single"/>
        </w:rPr>
      </w:pPr>
      <w:r w:rsidRPr="00FC3448">
        <w:rPr>
          <w:rFonts w:ascii="Times New Roman" w:hAnsi="Times New Roman" w:cs="Times New Roman"/>
          <w:sz w:val="24"/>
          <w:szCs w:val="24"/>
          <w:u w:val="single"/>
        </w:rPr>
        <w:t xml:space="preserve">coherence problem (ambiguous pronouns) </w:t>
      </w:r>
    </w:p>
    <w:p w14:paraId="3456A853" w14:textId="77777777" w:rsidR="00107599" w:rsidRPr="00FC3448" w:rsidRDefault="0039267B"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t>From attending class, we came to clear about the principles of chemistry.</w:t>
      </w:r>
    </w:p>
    <w:p w14:paraId="7B844E77"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Getting married is easy, staying married i</w:t>
      </w:r>
      <w:r w:rsidR="0039267B" w:rsidRPr="00FC3448">
        <w:rPr>
          <w:rFonts w:ascii="Times New Roman" w:hAnsi="Times New Roman" w:cs="Times New Roman"/>
          <w:sz w:val="24"/>
          <w:szCs w:val="24"/>
        </w:rPr>
        <w:t>s</w:t>
      </w:r>
      <w:r w:rsidRPr="00FC3448">
        <w:rPr>
          <w:rFonts w:ascii="Times New Roman" w:hAnsi="Times New Roman" w:cs="Times New Roman"/>
          <w:sz w:val="24"/>
          <w:szCs w:val="24"/>
        </w:rPr>
        <w:t xml:space="preserve"> a different matter.</w:t>
      </w:r>
    </w:p>
    <w:p w14:paraId="1DC33507" w14:textId="77777777" w:rsidR="00107599" w:rsidRPr="00F906EE" w:rsidRDefault="00830B41"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Punctuation problem</w:t>
      </w:r>
    </w:p>
    <w:p w14:paraId="64D60284" w14:textId="77777777" w:rsidR="00107599" w:rsidRPr="00FC3448" w:rsidRDefault="00830B41"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t>Getting married is easy; staying married is a different matter.</w:t>
      </w:r>
    </w:p>
    <w:p w14:paraId="012B6BE8"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When I was in high school, you never knew what to expect.</w:t>
      </w:r>
    </w:p>
    <w:p w14:paraId="79D7509C" w14:textId="77777777" w:rsidR="00107599" w:rsidRPr="00F906EE" w:rsidRDefault="00830B41"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coherence problem</w:t>
      </w:r>
    </w:p>
    <w:p w14:paraId="543C6CC1" w14:textId="77777777" w:rsidR="00107599" w:rsidRPr="00FC3448" w:rsidRDefault="00830B41"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t>When I was in high school, I never knew what to expect.</w:t>
      </w:r>
    </w:p>
    <w:p w14:paraId="2D2505B3"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He never did and never will what is right.</w:t>
      </w:r>
    </w:p>
    <w:p w14:paraId="005878DA" w14:textId="77777777" w:rsidR="00107599" w:rsidRPr="00F906EE" w:rsidRDefault="00830B41"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coherence problem</w:t>
      </w:r>
    </w:p>
    <w:p w14:paraId="5D20E7FC" w14:textId="77777777" w:rsidR="00107599" w:rsidRPr="00FC3448" w:rsidRDefault="0082733E"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t>He never did and never will do what is right.</w:t>
      </w:r>
    </w:p>
    <w:p w14:paraId="52708F81"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Brown is a diligent worker, and his two sons just as industrious.</w:t>
      </w:r>
    </w:p>
    <w:p w14:paraId="433E31BD" w14:textId="77777777" w:rsidR="00107599" w:rsidRPr="00F906EE" w:rsidRDefault="002A71F1" w:rsidP="00107599">
      <w:pPr>
        <w:pStyle w:val="ae"/>
        <w:ind w:left="375" w:firstLineChars="0" w:firstLine="0"/>
        <w:rPr>
          <w:rFonts w:ascii="Times New Roman" w:hAnsi="Times New Roman" w:cs="Times New Roman"/>
          <w:i/>
          <w:sz w:val="24"/>
          <w:szCs w:val="24"/>
          <w:u w:val="single"/>
        </w:rPr>
      </w:pPr>
      <w:r w:rsidRPr="00F906EE">
        <w:rPr>
          <w:rFonts w:ascii="Times New Roman" w:hAnsi="Times New Roman" w:cs="Times New Roman"/>
          <w:i/>
          <w:sz w:val="24"/>
          <w:szCs w:val="24"/>
          <w:u w:val="single"/>
        </w:rPr>
        <w:t>incomplete comparison</w:t>
      </w:r>
    </w:p>
    <w:p w14:paraId="4406EC63" w14:textId="77777777" w:rsidR="00107599" w:rsidRPr="00FC3448" w:rsidRDefault="002A71F1" w:rsidP="00107599">
      <w:pPr>
        <w:pStyle w:val="ae"/>
        <w:ind w:left="375" w:firstLineChars="0" w:firstLine="0"/>
        <w:rPr>
          <w:rFonts w:ascii="Times New Roman" w:hAnsi="Times New Roman" w:cs="Times New Roman"/>
          <w:i/>
          <w:sz w:val="24"/>
          <w:szCs w:val="24"/>
        </w:rPr>
      </w:pPr>
      <w:r w:rsidRPr="00FC3448">
        <w:rPr>
          <w:rFonts w:ascii="Times New Roman" w:hAnsi="Times New Roman" w:cs="Times New Roman"/>
          <w:i/>
          <w:sz w:val="24"/>
          <w:szCs w:val="24"/>
        </w:rPr>
        <w:lastRenderedPageBreak/>
        <w:t>Brown is a diligent worker, and his two sons are just as industrious.</w:t>
      </w:r>
    </w:p>
    <w:p w14:paraId="58A76BCD" w14:textId="77777777" w:rsidR="00107599" w:rsidRPr="00FC3448" w:rsidRDefault="00107599" w:rsidP="00107599">
      <w:pPr>
        <w:pStyle w:val="ae"/>
        <w:numPr>
          <w:ilvl w:val="0"/>
          <w:numId w:val="1"/>
        </w:numPr>
        <w:ind w:firstLineChars="0"/>
        <w:rPr>
          <w:rFonts w:ascii="Times New Roman" w:hAnsi="Times New Roman" w:cs="Times New Roman"/>
          <w:sz w:val="24"/>
          <w:szCs w:val="24"/>
        </w:rPr>
      </w:pPr>
      <w:r w:rsidRPr="00FC3448">
        <w:rPr>
          <w:rFonts w:ascii="Times New Roman" w:hAnsi="Times New Roman" w:cs="Times New Roman"/>
          <w:sz w:val="24"/>
          <w:szCs w:val="24"/>
        </w:rPr>
        <w:t>Either you must work hard or fall behind.</w:t>
      </w:r>
    </w:p>
    <w:p w14:paraId="29DF8F82" w14:textId="77777777" w:rsidR="00107599" w:rsidRPr="00F906EE" w:rsidRDefault="002A71F1" w:rsidP="00107599">
      <w:pPr>
        <w:pStyle w:val="ae"/>
        <w:ind w:left="375" w:firstLineChars="0" w:firstLine="0"/>
        <w:rPr>
          <w:rFonts w:ascii="Times New Roman" w:hAnsi="Times New Roman" w:cs="Times New Roman"/>
          <w:i/>
          <w:sz w:val="24"/>
          <w:szCs w:val="24"/>
          <w:u w:val="single"/>
        </w:rPr>
      </w:pPr>
      <w:r w:rsidRPr="00F906EE">
        <w:rPr>
          <w:rFonts w:ascii="Times New Roman" w:hAnsi="Times New Roman" w:cs="Times New Roman"/>
          <w:i/>
          <w:sz w:val="24"/>
          <w:szCs w:val="24"/>
          <w:u w:val="single"/>
        </w:rPr>
        <w:t>coherence problem</w:t>
      </w:r>
    </w:p>
    <w:p w14:paraId="0091479F" w14:textId="77777777" w:rsidR="00107599" w:rsidRPr="00FC3448" w:rsidRDefault="002A71F1" w:rsidP="00107599">
      <w:pPr>
        <w:pStyle w:val="ae"/>
        <w:ind w:left="375" w:firstLineChars="0" w:firstLine="0"/>
        <w:rPr>
          <w:rFonts w:ascii="Times New Roman" w:hAnsi="Times New Roman" w:cs="Times New Roman"/>
          <w:sz w:val="24"/>
          <w:szCs w:val="24"/>
        </w:rPr>
      </w:pPr>
      <w:r w:rsidRPr="00FC3448">
        <w:rPr>
          <w:rFonts w:ascii="Times New Roman" w:hAnsi="Times New Roman" w:cs="Times New Roman"/>
          <w:i/>
          <w:sz w:val="24"/>
          <w:szCs w:val="24"/>
        </w:rPr>
        <w:t>You must work hard or fall behind.</w:t>
      </w:r>
    </w:p>
    <w:p w14:paraId="6075469F"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 xml:space="preserve">She covered face with hands as if to protect eyes. </w:t>
      </w:r>
    </w:p>
    <w:p w14:paraId="0E2333E2" w14:textId="77777777" w:rsidR="00107599" w:rsidRPr="00F906EE" w:rsidRDefault="00830B41"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 xml:space="preserve">coherence problem </w:t>
      </w:r>
    </w:p>
    <w:p w14:paraId="778A162D" w14:textId="77777777" w:rsidR="00107599" w:rsidRPr="00FC3448" w:rsidRDefault="00830B41"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She covered her face with her hands as if to protect her eyes.</w:t>
      </w:r>
    </w:p>
    <w:p w14:paraId="0781BB94"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There is a great difference between dining out and to have a snack at home.</w:t>
      </w:r>
    </w:p>
    <w:p w14:paraId="1705E0BA" w14:textId="77777777" w:rsidR="00107599" w:rsidRPr="00F906EE" w:rsidRDefault="006501F6"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 xml:space="preserve">parallel problem </w:t>
      </w:r>
    </w:p>
    <w:p w14:paraId="578B0FBE" w14:textId="77777777" w:rsidR="00107599" w:rsidRPr="00FC3448" w:rsidRDefault="006501F6"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There is a great difference between dining out and having a snack at home.</w:t>
      </w:r>
    </w:p>
    <w:p w14:paraId="0CE7D381"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Although she won a scholarship does not give her the right to skip classes.</w:t>
      </w:r>
      <w:r w:rsidR="006501F6" w:rsidRPr="00FC3448">
        <w:rPr>
          <w:rFonts w:ascii="Times New Roman" w:hAnsi="Times New Roman" w:cs="Times New Roman"/>
          <w:sz w:val="24"/>
          <w:szCs w:val="24"/>
        </w:rPr>
        <w:t xml:space="preserve"> </w:t>
      </w:r>
    </w:p>
    <w:p w14:paraId="34A9A96C" w14:textId="77777777" w:rsidR="00107599" w:rsidRPr="00F906EE" w:rsidRDefault="0082733E" w:rsidP="00107599">
      <w:pPr>
        <w:pStyle w:val="ae"/>
        <w:ind w:left="375" w:firstLineChars="0" w:firstLine="0"/>
        <w:rPr>
          <w:rFonts w:ascii="Times New Roman" w:hAnsi="Times New Roman" w:cs="Times New Roman"/>
          <w:i/>
          <w:sz w:val="24"/>
          <w:szCs w:val="24"/>
          <w:u w:val="single"/>
        </w:rPr>
      </w:pPr>
      <w:r w:rsidRPr="00F906EE">
        <w:rPr>
          <w:rFonts w:ascii="Times New Roman" w:hAnsi="Times New Roman" w:cs="Times New Roman"/>
          <w:i/>
          <w:sz w:val="24"/>
          <w:szCs w:val="24"/>
          <w:u w:val="single"/>
        </w:rPr>
        <w:t xml:space="preserve">fragments </w:t>
      </w:r>
    </w:p>
    <w:p w14:paraId="6BD5587E" w14:textId="77777777" w:rsidR="00107599" w:rsidRPr="00FC3448" w:rsidRDefault="0082733E" w:rsidP="00107599">
      <w:pPr>
        <w:pStyle w:val="ae"/>
        <w:ind w:left="360" w:firstLineChars="0" w:firstLine="0"/>
        <w:rPr>
          <w:rFonts w:ascii="Times New Roman" w:hAnsi="Times New Roman" w:cs="Times New Roman"/>
          <w:sz w:val="24"/>
          <w:szCs w:val="24"/>
        </w:rPr>
      </w:pPr>
      <w:r w:rsidRPr="00FC3448">
        <w:rPr>
          <w:rFonts w:ascii="Times New Roman" w:hAnsi="Times New Roman" w:cs="Times New Roman"/>
          <w:sz w:val="24"/>
          <w:szCs w:val="24"/>
        </w:rPr>
        <w:t>Her scholarship award does not give her the right to skip class.</w:t>
      </w:r>
    </w:p>
    <w:p w14:paraId="72B0C5D1"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By practicing a new language daily will help you become proficient.</w:t>
      </w:r>
    </w:p>
    <w:p w14:paraId="02A1E06F" w14:textId="77777777" w:rsidR="00107599" w:rsidRPr="00F906EE" w:rsidRDefault="00F906EE" w:rsidP="00107599">
      <w:pPr>
        <w:pStyle w:val="ae"/>
        <w:ind w:left="375" w:firstLineChars="0" w:firstLine="0"/>
        <w:rPr>
          <w:rFonts w:ascii="Times New Roman" w:hAnsi="Times New Roman" w:cs="Times New Roman"/>
          <w:sz w:val="24"/>
          <w:szCs w:val="24"/>
          <w:u w:val="single"/>
        </w:rPr>
      </w:pPr>
      <w:r>
        <w:rPr>
          <w:rFonts w:ascii="Times New Roman" w:hAnsi="Times New Roman" w:cs="Times New Roman"/>
          <w:sz w:val="24"/>
          <w:szCs w:val="24"/>
          <w:u w:val="single"/>
        </w:rPr>
        <w:t>N</w:t>
      </w:r>
      <w:r>
        <w:rPr>
          <w:rFonts w:ascii="Times New Roman" w:hAnsi="Times New Roman" w:cs="Times New Roman" w:hint="eastAsia"/>
          <w:sz w:val="24"/>
          <w:szCs w:val="24"/>
          <w:u w:val="single"/>
        </w:rPr>
        <w:t>o subject</w:t>
      </w:r>
    </w:p>
    <w:p w14:paraId="172BBF65" w14:textId="77777777" w:rsidR="00107599" w:rsidRPr="00FC3448" w:rsidRDefault="0082733E"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Practicing a new language daily will help you become proficient.</w:t>
      </w:r>
    </w:p>
    <w:p w14:paraId="045A3A99"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While you walking on the street, you can see many tall buildings.</w:t>
      </w:r>
    </w:p>
    <w:p w14:paraId="1486ACD7" w14:textId="77777777" w:rsidR="00107599" w:rsidRPr="00F906EE" w:rsidRDefault="00F906EE"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I</w:t>
      </w:r>
      <w:r w:rsidRPr="00F906EE">
        <w:rPr>
          <w:rFonts w:ascii="Times New Roman" w:hAnsi="Times New Roman" w:cs="Times New Roman" w:hint="eastAsia"/>
          <w:sz w:val="24"/>
          <w:szCs w:val="24"/>
          <w:u w:val="single"/>
        </w:rPr>
        <w:t>ncomplete sentence</w:t>
      </w:r>
    </w:p>
    <w:p w14:paraId="0DA182DC" w14:textId="77777777" w:rsidR="00107599" w:rsidRPr="00FC3448" w:rsidRDefault="0082733E"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While walking on the street, you can see many tall buildings.</w:t>
      </w:r>
    </w:p>
    <w:p w14:paraId="0825E1BB"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After having to sit in the front row of the movie theater, the brothers complained that their neck was sore.</w:t>
      </w:r>
      <w:r w:rsidR="00F906EE">
        <w:rPr>
          <w:rFonts w:ascii="Times New Roman" w:hAnsi="Times New Roman" w:cs="Times New Roman" w:hint="eastAsia"/>
          <w:sz w:val="24"/>
          <w:szCs w:val="24"/>
        </w:rPr>
        <w:t xml:space="preserve"> </w:t>
      </w:r>
      <w:r w:rsidR="00F906EE" w:rsidRPr="00F906EE">
        <w:rPr>
          <w:rFonts w:ascii="Times New Roman" w:hAnsi="Times New Roman" w:cs="Times New Roman"/>
          <w:sz w:val="24"/>
          <w:szCs w:val="24"/>
          <w:u w:val="single"/>
        </w:rPr>
        <w:t>coherence problem</w:t>
      </w:r>
    </w:p>
    <w:p w14:paraId="30517211" w14:textId="77777777" w:rsidR="00107599" w:rsidRPr="00FC3448" w:rsidRDefault="00830B41"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After having to sit in the front row of the movie theater, the brothers complained that their necks were sore.</w:t>
      </w:r>
    </w:p>
    <w:p w14:paraId="3F91B351"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Neither of those sandwiches look appealing.</w:t>
      </w:r>
    </w:p>
    <w:p w14:paraId="53990CA8" w14:textId="77777777" w:rsidR="00107599" w:rsidRPr="00F906EE" w:rsidRDefault="00830B41"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 xml:space="preserve">coherence problem </w:t>
      </w:r>
    </w:p>
    <w:p w14:paraId="318767E4" w14:textId="77777777" w:rsidR="00107599" w:rsidRPr="00FC3448" w:rsidRDefault="006501F6"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Neither of those sandwiches looks appealing.</w:t>
      </w:r>
    </w:p>
    <w:p w14:paraId="32A96E05"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Louise has many problems, one of them is her poor grammar.</w:t>
      </w:r>
    </w:p>
    <w:p w14:paraId="28EE87A4" w14:textId="77777777" w:rsidR="00107599" w:rsidRPr="00F906EE" w:rsidRDefault="00830B41"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 xml:space="preserve">run-on sentence </w:t>
      </w:r>
    </w:p>
    <w:p w14:paraId="61D65F8A" w14:textId="77777777" w:rsidR="00107599" w:rsidRPr="00FC3448" w:rsidRDefault="006501F6"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Louise has many problems, one of which is her poor grammar.</w:t>
      </w:r>
    </w:p>
    <w:p w14:paraId="781C1D7A"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The house was so cold.</w:t>
      </w:r>
      <w:r w:rsidR="00F906EE">
        <w:rPr>
          <w:rFonts w:ascii="Times New Roman" w:hAnsi="Times New Roman" w:cs="Times New Roman" w:hint="eastAsia"/>
          <w:sz w:val="24"/>
          <w:szCs w:val="24"/>
        </w:rPr>
        <w:t xml:space="preserve"> </w:t>
      </w:r>
      <w:r w:rsidR="00F906EE" w:rsidRPr="00F906EE">
        <w:rPr>
          <w:rFonts w:ascii="Times New Roman" w:hAnsi="Times New Roman" w:cs="Times New Roman" w:hint="eastAsia"/>
          <w:sz w:val="24"/>
          <w:szCs w:val="24"/>
          <w:u w:val="single"/>
        </w:rPr>
        <w:t>(</w:t>
      </w:r>
      <w:r w:rsidR="00F906EE" w:rsidRPr="00F906EE">
        <w:rPr>
          <w:rFonts w:ascii="Times New Roman" w:hAnsi="Times New Roman" w:cs="Times New Roman"/>
          <w:sz w:val="24"/>
          <w:szCs w:val="24"/>
          <w:u w:val="single"/>
        </w:rPr>
        <w:t>incomplete</w:t>
      </w:r>
      <w:r w:rsidR="00F906EE" w:rsidRPr="00F906EE">
        <w:rPr>
          <w:rFonts w:ascii="Times New Roman" w:hAnsi="Times New Roman" w:cs="Times New Roman" w:hint="eastAsia"/>
          <w:sz w:val="24"/>
          <w:szCs w:val="24"/>
          <w:u w:val="single"/>
        </w:rPr>
        <w:t xml:space="preserve"> in meaning)</w:t>
      </w:r>
    </w:p>
    <w:p w14:paraId="69A3C42F" w14:textId="77777777" w:rsidR="00107599" w:rsidRPr="00FC3448" w:rsidRDefault="006501F6"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The house was so cold that no one wanted to stay for a second.</w:t>
      </w:r>
    </w:p>
    <w:p w14:paraId="4AAA2A72" w14:textId="77777777" w:rsidR="00107599" w:rsidRPr="00F906EE" w:rsidRDefault="00107599" w:rsidP="00F906EE">
      <w:pPr>
        <w:pStyle w:val="ae"/>
        <w:numPr>
          <w:ilvl w:val="0"/>
          <w:numId w:val="2"/>
        </w:numPr>
        <w:ind w:firstLineChars="0"/>
        <w:rPr>
          <w:rFonts w:ascii="Times New Roman" w:hAnsi="Times New Roman" w:cs="Times New Roman"/>
          <w:sz w:val="24"/>
          <w:szCs w:val="24"/>
        </w:rPr>
      </w:pPr>
      <w:r w:rsidRPr="00F906EE">
        <w:rPr>
          <w:rFonts w:ascii="Times New Roman" w:hAnsi="Times New Roman" w:cs="Times New Roman"/>
          <w:sz w:val="24"/>
          <w:szCs w:val="24"/>
        </w:rPr>
        <w:t>As a rule, my father usually work</w:t>
      </w:r>
      <w:r w:rsidR="00A21427" w:rsidRPr="00F906EE">
        <w:rPr>
          <w:rFonts w:ascii="Times New Roman" w:hAnsi="Times New Roman" w:cs="Times New Roman"/>
          <w:sz w:val="24"/>
          <w:szCs w:val="24"/>
        </w:rPr>
        <w:t>s</w:t>
      </w:r>
      <w:r w:rsidRPr="00F906EE">
        <w:rPr>
          <w:rFonts w:ascii="Times New Roman" w:hAnsi="Times New Roman" w:cs="Times New Roman"/>
          <w:sz w:val="24"/>
          <w:szCs w:val="24"/>
        </w:rPr>
        <w:t xml:space="preserve"> late into night.</w:t>
      </w:r>
      <w:r w:rsidR="00F906EE" w:rsidRPr="00F906EE">
        <w:rPr>
          <w:rFonts w:ascii="Times New Roman" w:hAnsi="Times New Roman" w:cs="Times New Roman" w:hint="eastAsia"/>
          <w:sz w:val="24"/>
          <w:szCs w:val="24"/>
        </w:rPr>
        <w:t xml:space="preserve"> </w:t>
      </w:r>
      <w:r w:rsidR="00F906EE" w:rsidRPr="00F906EE">
        <w:rPr>
          <w:rFonts w:ascii="Times New Roman" w:hAnsi="Times New Roman" w:cs="Times New Roman" w:hint="eastAsia"/>
          <w:sz w:val="24"/>
          <w:szCs w:val="24"/>
          <w:u w:val="single"/>
        </w:rPr>
        <w:t>（</w:t>
      </w:r>
      <w:r w:rsidR="00F906EE" w:rsidRPr="00F906EE">
        <w:rPr>
          <w:rFonts w:ascii="Times New Roman" w:hAnsi="Times New Roman" w:cs="Times New Roman"/>
          <w:sz w:val="24"/>
          <w:szCs w:val="24"/>
          <w:u w:val="single"/>
        </w:rPr>
        <w:t>wordy</w:t>
      </w:r>
      <w:r w:rsidR="00F906EE" w:rsidRPr="00F906EE">
        <w:rPr>
          <w:rFonts w:ascii="Times New Roman" w:hAnsi="Times New Roman" w:cs="Times New Roman" w:hint="eastAsia"/>
          <w:sz w:val="24"/>
          <w:szCs w:val="24"/>
          <w:u w:val="single"/>
        </w:rPr>
        <w:t>）</w:t>
      </w:r>
    </w:p>
    <w:p w14:paraId="7D2B3C6A" w14:textId="77777777" w:rsidR="00107599" w:rsidRPr="00FC3448" w:rsidRDefault="006501F6" w:rsidP="00107599">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As a rule, my father work</w:t>
      </w:r>
      <w:r w:rsidR="00A21427" w:rsidRPr="00FC3448">
        <w:rPr>
          <w:rFonts w:ascii="Times New Roman" w:hAnsi="Times New Roman" w:cs="Times New Roman"/>
          <w:i/>
          <w:sz w:val="24"/>
          <w:szCs w:val="24"/>
        </w:rPr>
        <w:t>s</w:t>
      </w:r>
      <w:r w:rsidRPr="00FC3448">
        <w:rPr>
          <w:rFonts w:ascii="Times New Roman" w:hAnsi="Times New Roman" w:cs="Times New Roman"/>
          <w:i/>
          <w:sz w:val="24"/>
          <w:szCs w:val="24"/>
        </w:rPr>
        <w:t xml:space="preserve"> late into night.</w:t>
      </w:r>
    </w:p>
    <w:p w14:paraId="7EB9A903" w14:textId="77777777" w:rsidR="00107599" w:rsidRPr="00FC3448" w:rsidRDefault="00107599" w:rsidP="00107599">
      <w:pPr>
        <w:pStyle w:val="ae"/>
        <w:numPr>
          <w:ilvl w:val="0"/>
          <w:numId w:val="2"/>
        </w:numPr>
        <w:ind w:firstLineChars="0"/>
        <w:rPr>
          <w:rFonts w:ascii="Times New Roman" w:hAnsi="Times New Roman" w:cs="Times New Roman"/>
          <w:sz w:val="24"/>
          <w:szCs w:val="24"/>
        </w:rPr>
      </w:pPr>
      <w:r w:rsidRPr="00FC3448">
        <w:rPr>
          <w:rFonts w:ascii="Times New Roman" w:hAnsi="Times New Roman" w:cs="Times New Roman"/>
          <w:sz w:val="24"/>
          <w:szCs w:val="24"/>
        </w:rPr>
        <w:t>He returned the lawn-mower to a neighbor that was broken.</w:t>
      </w:r>
    </w:p>
    <w:p w14:paraId="3395D7B2" w14:textId="77777777" w:rsidR="00107599" w:rsidRPr="00F906EE" w:rsidRDefault="006501F6" w:rsidP="00107599">
      <w:pPr>
        <w:pStyle w:val="ae"/>
        <w:ind w:left="375" w:firstLineChars="0" w:firstLine="0"/>
        <w:rPr>
          <w:rFonts w:ascii="Times New Roman" w:hAnsi="Times New Roman" w:cs="Times New Roman"/>
          <w:sz w:val="24"/>
          <w:szCs w:val="24"/>
          <w:u w:val="single"/>
        </w:rPr>
      </w:pPr>
      <w:r w:rsidRPr="00F906EE">
        <w:rPr>
          <w:rFonts w:ascii="Times New Roman" w:hAnsi="Times New Roman" w:cs="Times New Roman"/>
          <w:sz w:val="24"/>
          <w:szCs w:val="24"/>
          <w:u w:val="single"/>
        </w:rPr>
        <w:t>dangling or misplaced modifiers</w:t>
      </w:r>
    </w:p>
    <w:p w14:paraId="16808808" w14:textId="77777777" w:rsidR="00107599" w:rsidRPr="00FC3448" w:rsidRDefault="006501F6" w:rsidP="006501F6">
      <w:pPr>
        <w:pStyle w:val="ae"/>
        <w:ind w:left="360" w:firstLineChars="0" w:firstLine="0"/>
        <w:rPr>
          <w:rFonts w:ascii="Times New Roman" w:hAnsi="Times New Roman" w:cs="Times New Roman"/>
          <w:i/>
          <w:sz w:val="24"/>
          <w:szCs w:val="24"/>
        </w:rPr>
      </w:pPr>
      <w:r w:rsidRPr="00FC3448">
        <w:rPr>
          <w:rFonts w:ascii="Times New Roman" w:hAnsi="Times New Roman" w:cs="Times New Roman"/>
          <w:i/>
          <w:sz w:val="24"/>
          <w:szCs w:val="24"/>
        </w:rPr>
        <w:t>He returned the br</w:t>
      </w:r>
      <w:r w:rsidR="00B259F2" w:rsidRPr="00FC3448">
        <w:rPr>
          <w:rFonts w:ascii="Times New Roman" w:hAnsi="Times New Roman" w:cs="Times New Roman"/>
          <w:i/>
          <w:sz w:val="24"/>
          <w:szCs w:val="24"/>
        </w:rPr>
        <w:t>oken lawn-mower to his neighbor</w:t>
      </w:r>
      <w:r w:rsidRPr="00FC3448">
        <w:rPr>
          <w:rFonts w:ascii="Times New Roman" w:hAnsi="Times New Roman" w:cs="Times New Roman"/>
          <w:i/>
          <w:sz w:val="24"/>
          <w:szCs w:val="24"/>
        </w:rPr>
        <w:t>.</w:t>
      </w:r>
    </w:p>
    <w:p w14:paraId="5BEF4F81" w14:textId="77777777" w:rsidR="00F4617C" w:rsidRDefault="00F4617C" w:rsidP="00107599">
      <w:pPr>
        <w:rPr>
          <w:rFonts w:ascii="Times New Roman" w:hAnsi="Times New Roman" w:cs="Times New Roman"/>
          <w:sz w:val="24"/>
          <w:szCs w:val="24"/>
        </w:rPr>
      </w:pPr>
    </w:p>
    <w:p w14:paraId="06C9F556" w14:textId="77777777" w:rsidR="00107599" w:rsidRPr="00FC3448" w:rsidRDefault="007F2A9F" w:rsidP="00107599">
      <w:pPr>
        <w:rPr>
          <w:rFonts w:ascii="Times New Roman" w:hAnsi="Times New Roman" w:cs="Times New Roman"/>
          <w:i/>
          <w:sz w:val="24"/>
          <w:szCs w:val="24"/>
        </w:rPr>
      </w:pPr>
      <w:bookmarkStart w:id="43" w:name="_GoBack"/>
      <w:bookmarkEnd w:id="43"/>
      <w:r w:rsidRPr="00FC3448">
        <w:rPr>
          <w:rFonts w:ascii="Times New Roman" w:hAnsi="Times New Roman" w:cs="Times New Roman"/>
          <w:sz w:val="24"/>
          <w:szCs w:val="24"/>
        </w:rPr>
        <w:t>3</w:t>
      </w:r>
      <w:r w:rsidR="00107599" w:rsidRPr="00FC3448">
        <w:rPr>
          <w:rFonts w:ascii="Times New Roman" w:hAnsi="Times New Roman" w:cs="Times New Roman"/>
          <w:sz w:val="24"/>
          <w:szCs w:val="24"/>
        </w:rPr>
        <w:t xml:space="preserve">.5.5 Reformat the following manuscript according to the </w:t>
      </w:r>
      <w:r w:rsidR="00107599" w:rsidRPr="00FC3448">
        <w:rPr>
          <w:rFonts w:ascii="Times New Roman" w:hAnsi="Times New Roman" w:cs="Times New Roman"/>
          <w:i/>
          <w:sz w:val="24"/>
          <w:szCs w:val="24"/>
        </w:rPr>
        <w:t>Checking List on Manuscript Form</w:t>
      </w:r>
    </w:p>
    <w:p w14:paraId="0CD5A62F" w14:textId="77777777" w:rsidR="00107599" w:rsidRPr="00FC3448" w:rsidRDefault="00107599" w:rsidP="00B259F2">
      <w:pPr>
        <w:jc w:val="center"/>
        <w:rPr>
          <w:rFonts w:ascii="Times New Roman" w:hAnsi="Times New Roman" w:cs="Times New Roman"/>
          <w:sz w:val="24"/>
          <w:szCs w:val="24"/>
        </w:rPr>
      </w:pPr>
      <w:bookmarkStart w:id="44" w:name="bookmark7"/>
      <w:r w:rsidRPr="00FC3448">
        <w:rPr>
          <w:rFonts w:ascii="Times New Roman" w:hAnsi="Times New Roman" w:cs="Times New Roman"/>
          <w:sz w:val="24"/>
          <w:szCs w:val="24"/>
        </w:rPr>
        <w:t xml:space="preserve">La </w:t>
      </w:r>
      <w:r w:rsidR="00B259F2" w:rsidRPr="00FC3448">
        <w:rPr>
          <w:rFonts w:ascii="Times New Roman" w:hAnsi="Times New Roman" w:cs="Times New Roman"/>
          <w:sz w:val="24"/>
          <w:szCs w:val="24"/>
        </w:rPr>
        <w:t>C</w:t>
      </w:r>
      <w:r w:rsidRPr="00FC3448">
        <w:rPr>
          <w:rFonts w:ascii="Times New Roman" w:hAnsi="Times New Roman" w:cs="Times New Roman"/>
          <w:sz w:val="24"/>
          <w:szCs w:val="24"/>
        </w:rPr>
        <w:t>aleta</w:t>
      </w:r>
      <w:bookmarkEnd w:id="44"/>
    </w:p>
    <w:p w14:paraId="7B55068D" w14:textId="77777777" w:rsidR="00B259F2" w:rsidRPr="00FC3448" w:rsidRDefault="00B259F2" w:rsidP="00B259F2">
      <w:pPr>
        <w:jc w:val="right"/>
        <w:rPr>
          <w:rFonts w:ascii="Times New Roman" w:hAnsi="Times New Roman" w:cs="Times New Roman"/>
          <w:sz w:val="24"/>
          <w:szCs w:val="24"/>
        </w:rPr>
      </w:pPr>
      <w:r w:rsidRPr="00FC3448">
        <w:rPr>
          <w:rFonts w:ascii="Times New Roman" w:hAnsi="Times New Roman" w:cs="Times New Roman"/>
          <w:sz w:val="24"/>
          <w:szCs w:val="24"/>
        </w:rPr>
        <w:t>by Francisco Rebollo</w:t>
      </w:r>
    </w:p>
    <w:p w14:paraId="07E9593F" w14:textId="77777777" w:rsidR="00B259F2" w:rsidRPr="00FC3448" w:rsidRDefault="00B259F2" w:rsidP="00B259F2">
      <w:pPr>
        <w:jc w:val="right"/>
        <w:rPr>
          <w:rFonts w:ascii="Times New Roman" w:hAnsi="Times New Roman" w:cs="Times New Roman"/>
          <w:sz w:val="24"/>
          <w:szCs w:val="24"/>
        </w:rPr>
      </w:pPr>
    </w:p>
    <w:p w14:paraId="1E11697B" w14:textId="77777777" w:rsidR="00107599" w:rsidRPr="00FC3448" w:rsidRDefault="00107599" w:rsidP="00FC3448">
      <w:pPr>
        <w:ind w:firstLineChars="400" w:firstLine="960"/>
        <w:rPr>
          <w:rFonts w:ascii="Times New Roman" w:hAnsi="Times New Roman" w:cs="Times New Roman"/>
          <w:sz w:val="24"/>
          <w:szCs w:val="24"/>
        </w:rPr>
      </w:pPr>
      <w:r w:rsidRPr="00FC3448">
        <w:rPr>
          <w:rFonts w:ascii="Times New Roman" w:hAnsi="Times New Roman" w:cs="Times New Roman"/>
          <w:sz w:val="24"/>
          <w:szCs w:val="24"/>
        </w:rPr>
        <w:t xml:space="preserve">Near my house exists a beautiful and unique beach called </w:t>
      </w:r>
      <w:r w:rsidR="00B259F2" w:rsidRPr="00FC3448">
        <w:rPr>
          <w:rFonts w:ascii="Times New Roman" w:hAnsi="Times New Roman" w:cs="Times New Roman"/>
          <w:sz w:val="24"/>
          <w:szCs w:val="24"/>
        </w:rPr>
        <w:t>L</w:t>
      </w:r>
      <w:r w:rsidRPr="00FC3448">
        <w:rPr>
          <w:rFonts w:ascii="Times New Roman" w:hAnsi="Times New Roman" w:cs="Times New Roman"/>
          <w:sz w:val="24"/>
          <w:szCs w:val="24"/>
        </w:rPr>
        <w:t xml:space="preserve">a </w:t>
      </w:r>
      <w:r w:rsidR="00B259F2" w:rsidRPr="00FC3448">
        <w:rPr>
          <w:rFonts w:ascii="Times New Roman" w:hAnsi="Times New Roman" w:cs="Times New Roman"/>
          <w:sz w:val="24"/>
          <w:szCs w:val="24"/>
        </w:rPr>
        <w:t>C</w:t>
      </w:r>
      <w:r w:rsidRPr="00FC3448">
        <w:rPr>
          <w:rFonts w:ascii="Times New Roman" w:hAnsi="Times New Roman" w:cs="Times New Roman"/>
          <w:sz w:val="24"/>
          <w:szCs w:val="24"/>
        </w:rPr>
        <w:t xml:space="preserve">alela. It’s a balcony to the </w:t>
      </w:r>
      <w:r w:rsidR="00B259F2" w:rsidRPr="00FC3448">
        <w:rPr>
          <w:rFonts w:ascii="Times New Roman" w:hAnsi="Times New Roman" w:cs="Times New Roman"/>
          <w:sz w:val="24"/>
          <w:szCs w:val="24"/>
        </w:rPr>
        <w:t>B</w:t>
      </w:r>
      <w:r w:rsidRPr="00FC3448">
        <w:rPr>
          <w:rFonts w:ascii="Times New Roman" w:hAnsi="Times New Roman" w:cs="Times New Roman"/>
          <w:sz w:val="24"/>
          <w:szCs w:val="24"/>
        </w:rPr>
        <w:t xml:space="preserve">ay of Cadiz. Daily, large boats visit its waters and say hello to the </w:t>
      </w:r>
      <w:r w:rsidRPr="00FC3448">
        <w:rPr>
          <w:rFonts w:ascii="Times New Roman" w:hAnsi="Times New Roman" w:cs="Times New Roman"/>
          <w:sz w:val="24"/>
          <w:szCs w:val="24"/>
        </w:rPr>
        <w:lastRenderedPageBreak/>
        <w:t>green trees that surround it. When the wind blows strongly, you can see fish trying to reach its bank; nevertheless, they can’t do it, because the waters reclaim them like a treasure. I feel good there because I can relax. It’s my favorite place.</w:t>
      </w:r>
    </w:p>
    <w:p w14:paraId="1D0851E0" w14:textId="77777777" w:rsidR="00107599" w:rsidRPr="00FC3448" w:rsidRDefault="00107599" w:rsidP="00FC3448">
      <w:pPr>
        <w:ind w:firstLineChars="400" w:firstLine="960"/>
        <w:rPr>
          <w:rFonts w:ascii="Times New Roman" w:hAnsi="Times New Roman" w:cs="Times New Roman"/>
          <w:sz w:val="24"/>
          <w:szCs w:val="24"/>
        </w:rPr>
      </w:pPr>
      <w:r w:rsidRPr="00FC3448">
        <w:rPr>
          <w:rFonts w:ascii="Times New Roman" w:hAnsi="Times New Roman" w:cs="Times New Roman"/>
          <w:sz w:val="24"/>
          <w:szCs w:val="24"/>
        </w:rPr>
        <w:t>When I was a child, I used to go there every afternoon after school and liked to lie on a big stone, to see the sunset and hear the quiet waves' sound near me. Then I could imagine all the marine creatures singing from the sea. Sometimes, the sun seemed angry, boldly turning red and yellow. Perhaps it didn’t want to leave that amazing place. When the darkness covered the sky, I walked on the bank and looked at the moon reflected on the water. On one occasion I tried to touch it, but I just got my hand full of salt water. I saw clouds reflected in my hand, and when I breathed, I felt the pure air in lungs. A sweet flavor filled my whole body.</w:t>
      </w:r>
    </w:p>
    <w:p w14:paraId="6339CF12" w14:textId="77777777" w:rsidR="00107599" w:rsidRPr="00FC3448" w:rsidRDefault="00107599" w:rsidP="00FC3448">
      <w:pPr>
        <w:ind w:firstLineChars="400" w:firstLine="960"/>
        <w:rPr>
          <w:rFonts w:ascii="Times New Roman" w:hAnsi="Times New Roman" w:cs="Times New Roman"/>
          <w:sz w:val="24"/>
          <w:szCs w:val="24"/>
        </w:rPr>
      </w:pPr>
      <w:r w:rsidRPr="00FC3448">
        <w:rPr>
          <w:rFonts w:ascii="Times New Roman" w:hAnsi="Times New Roman" w:cs="Times New Roman"/>
          <w:sz w:val="24"/>
          <w:szCs w:val="24"/>
        </w:rPr>
        <w:t>The sky over this beach is also different from others. A whi</w:t>
      </w:r>
      <w:r w:rsidR="00B259F2" w:rsidRPr="00FC3448">
        <w:rPr>
          <w:rFonts w:ascii="Times New Roman" w:hAnsi="Times New Roman" w:cs="Times New Roman"/>
          <w:sz w:val="24"/>
          <w:szCs w:val="24"/>
        </w:rPr>
        <w:t>t</w:t>
      </w:r>
      <w:r w:rsidRPr="00FC3448">
        <w:rPr>
          <w:rFonts w:ascii="Times New Roman" w:hAnsi="Times New Roman" w:cs="Times New Roman"/>
          <w:sz w:val="24"/>
          <w:szCs w:val="24"/>
        </w:rPr>
        <w:t>e and bright light crosses it like a ray. The fishermen love this light, but the fish can’t rest quietly, because it disturbs their dreams. What’s this light in the middle of the night? It’s the lighthouse light. Wherever you stand, you may see it. It’s the beach’s guardian.</w:t>
      </w:r>
    </w:p>
    <w:p w14:paraId="3BC9D76E" w14:textId="77777777" w:rsidR="00107599" w:rsidRPr="00FC3448" w:rsidRDefault="00107599" w:rsidP="00FC3448">
      <w:pPr>
        <w:ind w:firstLineChars="400" w:firstLine="960"/>
        <w:rPr>
          <w:rFonts w:ascii="Times New Roman" w:hAnsi="Times New Roman" w:cs="Times New Roman"/>
          <w:sz w:val="24"/>
          <w:szCs w:val="24"/>
        </w:rPr>
      </w:pPr>
      <w:r w:rsidRPr="00FC3448">
        <w:rPr>
          <w:rFonts w:ascii="Times New Roman" w:hAnsi="Times New Roman" w:cs="Times New Roman"/>
          <w:sz w:val="24"/>
          <w:szCs w:val="24"/>
        </w:rPr>
        <w:t>Therefore, when I’m far from this place, I’m sad, because I miss it. I miss its clear waters, I miss its white sand, I miss its blue sky, and I miss its wonderful lighthouse. Someday I’ll be there again, and I’ll be able feel the same things I felt when I was a child.</w:t>
      </w:r>
    </w:p>
    <w:p w14:paraId="495A7465" w14:textId="77777777" w:rsidR="00B259F2" w:rsidRPr="00FC3448" w:rsidRDefault="00B259F2" w:rsidP="00FC3448">
      <w:pPr>
        <w:ind w:firstLineChars="400" w:firstLine="960"/>
        <w:rPr>
          <w:rFonts w:ascii="Times New Roman" w:hAnsi="Times New Roman" w:cs="Times New Roman"/>
          <w:sz w:val="24"/>
          <w:szCs w:val="24"/>
        </w:rPr>
      </w:pPr>
    </w:p>
    <w:p w14:paraId="2E3033F0" w14:textId="77777777" w:rsidR="00107599" w:rsidRPr="00FC3448" w:rsidRDefault="00107599" w:rsidP="00B259F2">
      <w:pPr>
        <w:jc w:val="right"/>
        <w:rPr>
          <w:rFonts w:ascii="Times New Roman" w:hAnsi="Times New Roman" w:cs="Times New Roman"/>
          <w:sz w:val="24"/>
          <w:szCs w:val="24"/>
        </w:rPr>
      </w:pPr>
      <w:r w:rsidRPr="00FC3448">
        <w:rPr>
          <w:rFonts w:ascii="Times New Roman" w:hAnsi="Times New Roman" w:cs="Times New Roman"/>
          <w:sz w:val="24"/>
          <w:szCs w:val="24"/>
        </w:rPr>
        <w:t>— from http://www.elc.byu.edu/classes/buck/w_garden/students/students_descr_place.html</w:t>
      </w:r>
    </w:p>
    <w:p w14:paraId="0A455196" w14:textId="77777777" w:rsidR="00107599" w:rsidRPr="00FC3448" w:rsidRDefault="00107599" w:rsidP="00107599">
      <w:pPr>
        <w:spacing w:line="276" w:lineRule="auto"/>
        <w:rPr>
          <w:rFonts w:ascii="Times New Roman" w:hAnsi="Times New Roman" w:cs="Times New Roman"/>
          <w:sz w:val="24"/>
          <w:szCs w:val="24"/>
        </w:rPr>
      </w:pPr>
    </w:p>
    <w:sectPr w:rsidR="00107599" w:rsidRPr="00FC344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HomeCenter" w:date="2015-10-25T14:58:00Z" w:initials="H">
    <w:p w14:paraId="049F4A54" w14:textId="77777777" w:rsidR="00381CFC" w:rsidRDefault="00381CFC">
      <w:pPr>
        <w:pStyle w:val="a8"/>
      </w:pPr>
      <w:r>
        <w:rPr>
          <w:rStyle w:val="a7"/>
        </w:rPr>
        <w:annotationRef/>
      </w:r>
      <w:r>
        <w:rPr>
          <w:rFonts w:hint="eastAsia"/>
        </w:rPr>
        <w:t>;</w:t>
      </w:r>
    </w:p>
  </w:comment>
  <w:comment w:id="1" w:author="HomeCenter" w:date="2015-10-25T14:58:00Z" w:initials="H">
    <w:p w14:paraId="6DF335A8" w14:textId="77777777" w:rsidR="00381CFC" w:rsidRDefault="00381CFC">
      <w:pPr>
        <w:pStyle w:val="a8"/>
      </w:pPr>
      <w:r>
        <w:rPr>
          <w:rStyle w:val="a7"/>
        </w:rPr>
        <w:annotationRef/>
      </w:r>
      <w:r>
        <w:rPr>
          <w:rFonts w:hint="eastAsia"/>
        </w:rPr>
        <w:t>去，号</w:t>
      </w:r>
    </w:p>
  </w:comment>
  <w:comment w:id="2" w:author="HomeCenter" w:date="2015-10-25T14:59:00Z" w:initials="H">
    <w:p w14:paraId="265E5044" w14:textId="77777777" w:rsidR="00381CFC" w:rsidRDefault="00381CFC">
      <w:pPr>
        <w:pStyle w:val="a8"/>
      </w:pPr>
      <w:r>
        <w:rPr>
          <w:rStyle w:val="a7"/>
        </w:rPr>
        <w:annotationRef/>
      </w:r>
      <w:r>
        <w:rPr>
          <w:rFonts w:hint="eastAsia"/>
        </w:rPr>
        <w:t>. However,</w:t>
      </w:r>
    </w:p>
  </w:comment>
  <w:comment w:id="3" w:author="HomeCenter" w:date="2015-10-25T14:59:00Z" w:initials="H">
    <w:p w14:paraId="0B39F947" w14:textId="77777777" w:rsidR="00381CFC" w:rsidRDefault="00381CFC">
      <w:pPr>
        <w:pStyle w:val="a8"/>
      </w:pPr>
      <w:r>
        <w:rPr>
          <w:rStyle w:val="a7"/>
        </w:rPr>
        <w:annotationRef/>
      </w:r>
      <w:r>
        <w:rPr>
          <w:rFonts w:hint="eastAsia"/>
        </w:rPr>
        <w:t>, and</w:t>
      </w:r>
    </w:p>
  </w:comment>
  <w:comment w:id="4" w:author="HomeCenter" w:date="2015-10-25T14:59:00Z" w:initials="H">
    <w:p w14:paraId="4A1CD197" w14:textId="77777777" w:rsidR="00381CFC" w:rsidRPr="00381CFC" w:rsidRDefault="00381CFC">
      <w:pPr>
        <w:pStyle w:val="a8"/>
        <w:rPr>
          <w:i/>
        </w:rPr>
      </w:pPr>
      <w:r>
        <w:rPr>
          <w:rStyle w:val="a7"/>
        </w:rPr>
        <w:annotationRef/>
      </w:r>
      <w:r w:rsidRPr="00381CFC">
        <w:rPr>
          <w:rFonts w:hint="eastAsia"/>
          <w:i/>
        </w:rPr>
        <w:t>Gone with the Wind</w:t>
      </w:r>
    </w:p>
  </w:comment>
  <w:comment w:id="5" w:author="HomeCenter" w:date="2015-10-25T15:00:00Z" w:initials="H">
    <w:p w14:paraId="4EA15B8E" w14:textId="77777777" w:rsidR="00381CFC" w:rsidRDefault="00381CFC">
      <w:pPr>
        <w:pStyle w:val="a8"/>
      </w:pPr>
      <w:r>
        <w:rPr>
          <w:rStyle w:val="a7"/>
        </w:rPr>
        <w:annotationRef/>
      </w:r>
      <w:r>
        <w:rPr>
          <w:rFonts w:hint="eastAsia"/>
        </w:rPr>
        <w:t>,</w:t>
      </w:r>
    </w:p>
  </w:comment>
  <w:comment w:id="6" w:author="HomeCenter" w:date="2015-10-25T15:00:00Z" w:initials="H">
    <w:p w14:paraId="1F423E4A" w14:textId="77777777" w:rsidR="00381CFC" w:rsidRDefault="00381CFC">
      <w:pPr>
        <w:pStyle w:val="a8"/>
      </w:pPr>
      <w:r>
        <w:rPr>
          <w:rStyle w:val="a7"/>
        </w:rPr>
        <w:annotationRef/>
      </w:r>
      <w:r>
        <w:rPr>
          <w:rFonts w:hint="eastAsia"/>
        </w:rPr>
        <w:t>,</w:t>
      </w:r>
    </w:p>
  </w:comment>
  <w:comment w:id="7" w:author="HomeCenter" w:date="2015-10-25T15:00:00Z" w:initials="H">
    <w:p w14:paraId="4B5C5F58" w14:textId="77777777" w:rsidR="00381CFC" w:rsidRDefault="00381CFC">
      <w:pPr>
        <w:pStyle w:val="a8"/>
      </w:pPr>
      <w:r>
        <w:rPr>
          <w:rStyle w:val="a7"/>
        </w:rPr>
        <w:annotationRef/>
      </w:r>
      <w:r>
        <w:rPr>
          <w:rFonts w:hint="eastAsia"/>
        </w:rPr>
        <w:t>,</w:t>
      </w:r>
    </w:p>
  </w:comment>
  <w:comment w:id="8" w:author="HomeCenter" w:date="2015-10-25T15:01:00Z" w:initials="H">
    <w:p w14:paraId="31C2913B" w14:textId="77777777" w:rsidR="00381CFC" w:rsidRDefault="00381CFC">
      <w:pPr>
        <w:pStyle w:val="a8"/>
      </w:pPr>
      <w:r>
        <w:rPr>
          <w:rStyle w:val="a7"/>
        </w:rPr>
        <w:annotationRef/>
      </w:r>
      <w:r>
        <w:rPr>
          <w:rFonts w:hint="eastAsia"/>
        </w:rPr>
        <w:t>省略标点</w:t>
      </w:r>
    </w:p>
  </w:comment>
  <w:comment w:id="9" w:author="HomeCenter" w:date="2015-10-25T15:01:00Z" w:initials="H">
    <w:p w14:paraId="104A4B3E" w14:textId="77777777" w:rsidR="00381CFC" w:rsidRDefault="00381CFC">
      <w:pPr>
        <w:pStyle w:val="a8"/>
      </w:pPr>
      <w:r>
        <w:rPr>
          <w:rStyle w:val="a7"/>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9F4A54" w15:done="0"/>
  <w15:commentEx w15:paraId="6DF335A8" w15:done="0"/>
  <w15:commentEx w15:paraId="265E5044" w15:done="0"/>
  <w15:commentEx w15:paraId="0B39F947" w15:done="0"/>
  <w15:commentEx w15:paraId="4A1CD197" w15:done="0"/>
  <w15:commentEx w15:paraId="4EA15B8E" w15:done="0"/>
  <w15:commentEx w15:paraId="1F423E4A" w15:done="0"/>
  <w15:commentEx w15:paraId="4B5C5F58" w15:done="0"/>
  <w15:commentEx w15:paraId="31C2913B" w15:done="0"/>
  <w15:commentEx w15:paraId="104A4B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9F4A54" w16cid:durableId="1F576606"/>
  <w16cid:commentId w16cid:paraId="6DF335A8" w16cid:durableId="1F576607"/>
  <w16cid:commentId w16cid:paraId="265E5044" w16cid:durableId="1F576608"/>
  <w16cid:commentId w16cid:paraId="0B39F947" w16cid:durableId="1F576609"/>
  <w16cid:commentId w16cid:paraId="4A1CD197" w16cid:durableId="1F57660A"/>
  <w16cid:commentId w16cid:paraId="4EA15B8E" w16cid:durableId="1F57660B"/>
  <w16cid:commentId w16cid:paraId="1F423E4A" w16cid:durableId="1F57660C"/>
  <w16cid:commentId w16cid:paraId="4B5C5F58" w16cid:durableId="1F57660D"/>
  <w16cid:commentId w16cid:paraId="31C2913B" w16cid:durableId="1F57660E"/>
  <w16cid:commentId w16cid:paraId="104A4B3E" w16cid:durableId="1F576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C030E1" w14:textId="77777777" w:rsidR="00861C9C" w:rsidRDefault="00861C9C" w:rsidP="0062357E">
      <w:r>
        <w:separator/>
      </w:r>
    </w:p>
  </w:endnote>
  <w:endnote w:type="continuationSeparator" w:id="0">
    <w:p w14:paraId="3BC1CC4A" w14:textId="77777777" w:rsidR="00861C9C" w:rsidRDefault="00861C9C" w:rsidP="00623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325F8" w14:textId="77777777" w:rsidR="00861C9C" w:rsidRDefault="00861C9C" w:rsidP="0062357E">
      <w:r>
        <w:separator/>
      </w:r>
    </w:p>
  </w:footnote>
  <w:footnote w:type="continuationSeparator" w:id="0">
    <w:p w14:paraId="390FA22C" w14:textId="77777777" w:rsidR="00861C9C" w:rsidRDefault="00861C9C" w:rsidP="00623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B34137"/>
    <w:multiLevelType w:val="hybridMultilevel"/>
    <w:tmpl w:val="69F200FC"/>
    <w:lvl w:ilvl="0" w:tplc="997A6236">
      <w:start w:val="1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40E7D3A"/>
    <w:multiLevelType w:val="hybridMultilevel"/>
    <w:tmpl w:val="67A6A3A2"/>
    <w:lvl w:ilvl="0" w:tplc="FB129DC8">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2F77"/>
    <w:rsid w:val="000C0876"/>
    <w:rsid w:val="000D1988"/>
    <w:rsid w:val="000D76DD"/>
    <w:rsid w:val="000F5729"/>
    <w:rsid w:val="00107599"/>
    <w:rsid w:val="001B47E1"/>
    <w:rsid w:val="001F1A5D"/>
    <w:rsid w:val="0020345B"/>
    <w:rsid w:val="00254191"/>
    <w:rsid w:val="00293077"/>
    <w:rsid w:val="002A71F1"/>
    <w:rsid w:val="002B50C4"/>
    <w:rsid w:val="00381CFC"/>
    <w:rsid w:val="0039267B"/>
    <w:rsid w:val="003B34F0"/>
    <w:rsid w:val="00535379"/>
    <w:rsid w:val="0062357E"/>
    <w:rsid w:val="006501F6"/>
    <w:rsid w:val="006759DC"/>
    <w:rsid w:val="006A2B48"/>
    <w:rsid w:val="006C7222"/>
    <w:rsid w:val="00741A9D"/>
    <w:rsid w:val="00744EAB"/>
    <w:rsid w:val="007F2A9F"/>
    <w:rsid w:val="0082733E"/>
    <w:rsid w:val="00830B41"/>
    <w:rsid w:val="00831963"/>
    <w:rsid w:val="00861C9C"/>
    <w:rsid w:val="00896425"/>
    <w:rsid w:val="009438BD"/>
    <w:rsid w:val="00971CD5"/>
    <w:rsid w:val="00A07836"/>
    <w:rsid w:val="00A21427"/>
    <w:rsid w:val="00A728EF"/>
    <w:rsid w:val="00B02DD5"/>
    <w:rsid w:val="00B259F2"/>
    <w:rsid w:val="00B52F77"/>
    <w:rsid w:val="00B9376D"/>
    <w:rsid w:val="00BD7F1E"/>
    <w:rsid w:val="00C75E76"/>
    <w:rsid w:val="00C97948"/>
    <w:rsid w:val="00CB0AFA"/>
    <w:rsid w:val="00D701CA"/>
    <w:rsid w:val="00DE31A3"/>
    <w:rsid w:val="00F4617C"/>
    <w:rsid w:val="00F60EA8"/>
    <w:rsid w:val="00F906EE"/>
    <w:rsid w:val="00FC3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0BDD45"/>
  <w15:docId w15:val="{A2ADCDC1-8F96-4DB3-ADBA-2F2E5E9A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357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2357E"/>
    <w:rPr>
      <w:sz w:val="18"/>
      <w:szCs w:val="18"/>
    </w:rPr>
  </w:style>
  <w:style w:type="paragraph" w:styleId="a5">
    <w:name w:val="footer"/>
    <w:basedOn w:val="a"/>
    <w:link w:val="a6"/>
    <w:uiPriority w:val="99"/>
    <w:unhideWhenUsed/>
    <w:rsid w:val="0062357E"/>
    <w:pPr>
      <w:tabs>
        <w:tab w:val="center" w:pos="4153"/>
        <w:tab w:val="right" w:pos="8306"/>
      </w:tabs>
      <w:snapToGrid w:val="0"/>
      <w:jc w:val="left"/>
    </w:pPr>
    <w:rPr>
      <w:sz w:val="18"/>
      <w:szCs w:val="18"/>
    </w:rPr>
  </w:style>
  <w:style w:type="character" w:customStyle="1" w:styleId="a6">
    <w:name w:val="页脚 字符"/>
    <w:basedOn w:val="a0"/>
    <w:link w:val="a5"/>
    <w:uiPriority w:val="99"/>
    <w:rsid w:val="0062357E"/>
    <w:rPr>
      <w:sz w:val="18"/>
      <w:szCs w:val="18"/>
    </w:rPr>
  </w:style>
  <w:style w:type="character" w:styleId="a7">
    <w:name w:val="annotation reference"/>
    <w:basedOn w:val="a0"/>
    <w:uiPriority w:val="99"/>
    <w:semiHidden/>
    <w:unhideWhenUsed/>
    <w:rsid w:val="00381CFC"/>
    <w:rPr>
      <w:sz w:val="21"/>
      <w:szCs w:val="21"/>
    </w:rPr>
  </w:style>
  <w:style w:type="paragraph" w:styleId="a8">
    <w:name w:val="annotation text"/>
    <w:basedOn w:val="a"/>
    <w:link w:val="a9"/>
    <w:uiPriority w:val="99"/>
    <w:semiHidden/>
    <w:unhideWhenUsed/>
    <w:rsid w:val="00381CFC"/>
    <w:pPr>
      <w:jc w:val="left"/>
    </w:pPr>
  </w:style>
  <w:style w:type="character" w:customStyle="1" w:styleId="a9">
    <w:name w:val="批注文字 字符"/>
    <w:basedOn w:val="a0"/>
    <w:link w:val="a8"/>
    <w:uiPriority w:val="99"/>
    <w:semiHidden/>
    <w:rsid w:val="00381CFC"/>
  </w:style>
  <w:style w:type="paragraph" w:styleId="aa">
    <w:name w:val="annotation subject"/>
    <w:basedOn w:val="a8"/>
    <w:next w:val="a8"/>
    <w:link w:val="ab"/>
    <w:uiPriority w:val="99"/>
    <w:semiHidden/>
    <w:unhideWhenUsed/>
    <w:rsid w:val="00381CFC"/>
    <w:rPr>
      <w:b/>
      <w:bCs/>
    </w:rPr>
  </w:style>
  <w:style w:type="character" w:customStyle="1" w:styleId="ab">
    <w:name w:val="批注主题 字符"/>
    <w:basedOn w:val="a9"/>
    <w:link w:val="aa"/>
    <w:uiPriority w:val="99"/>
    <w:semiHidden/>
    <w:rsid w:val="00381CFC"/>
    <w:rPr>
      <w:b/>
      <w:bCs/>
    </w:rPr>
  </w:style>
  <w:style w:type="paragraph" w:styleId="ac">
    <w:name w:val="Balloon Text"/>
    <w:basedOn w:val="a"/>
    <w:link w:val="ad"/>
    <w:uiPriority w:val="99"/>
    <w:semiHidden/>
    <w:unhideWhenUsed/>
    <w:rsid w:val="00381CFC"/>
    <w:rPr>
      <w:sz w:val="18"/>
      <w:szCs w:val="18"/>
    </w:rPr>
  </w:style>
  <w:style w:type="character" w:customStyle="1" w:styleId="ad">
    <w:name w:val="批注框文本 字符"/>
    <w:basedOn w:val="a0"/>
    <w:link w:val="ac"/>
    <w:uiPriority w:val="99"/>
    <w:semiHidden/>
    <w:rsid w:val="00381CFC"/>
    <w:rPr>
      <w:sz w:val="18"/>
      <w:szCs w:val="18"/>
    </w:rPr>
  </w:style>
  <w:style w:type="paragraph" w:styleId="ae">
    <w:name w:val="List Paragraph"/>
    <w:basedOn w:val="a"/>
    <w:uiPriority w:val="34"/>
    <w:qFormat/>
    <w:rsid w:val="00107599"/>
    <w:pPr>
      <w:ind w:firstLineChars="200" w:firstLine="420"/>
    </w:pPr>
  </w:style>
  <w:style w:type="paragraph" w:styleId="af">
    <w:name w:val="Date"/>
    <w:basedOn w:val="a"/>
    <w:next w:val="a"/>
    <w:link w:val="af0"/>
    <w:uiPriority w:val="99"/>
    <w:semiHidden/>
    <w:unhideWhenUsed/>
    <w:rsid w:val="00F60EA8"/>
    <w:pPr>
      <w:ind w:leftChars="2500" w:left="100"/>
    </w:pPr>
  </w:style>
  <w:style w:type="character" w:customStyle="1" w:styleId="af0">
    <w:name w:val="日期 字符"/>
    <w:basedOn w:val="a0"/>
    <w:link w:val="af"/>
    <w:uiPriority w:val="99"/>
    <w:semiHidden/>
    <w:rsid w:val="00F60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4</Pages>
  <Words>1130</Words>
  <Characters>6443</Characters>
  <Application>Microsoft Office Word</Application>
  <DocSecurity>0</DocSecurity>
  <Lines>53</Lines>
  <Paragraphs>15</Paragraphs>
  <ScaleCrop>false</ScaleCrop>
  <Company>Microsoft</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HomeCenter</dc:creator>
  <cp:keywords/>
  <dc:description/>
  <cp:lastModifiedBy>HomeCenter</cp:lastModifiedBy>
  <cp:revision>11</cp:revision>
  <dcterms:created xsi:type="dcterms:W3CDTF">2015-10-25T06:24:00Z</dcterms:created>
  <dcterms:modified xsi:type="dcterms:W3CDTF">2018-09-27T06:24:00Z</dcterms:modified>
</cp:coreProperties>
</file>